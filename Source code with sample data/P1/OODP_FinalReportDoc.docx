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7F052C" w14:textId="3ECD990E" w:rsidR="37E06A9C" w:rsidRDefault="00AB3B6D" w:rsidP="26464CAE">
      <w:pPr>
        <w:jc w:val="center"/>
      </w:pPr>
      <w:bookmarkStart w:id="0" w:name="_Hlk57169124"/>
      <w:bookmarkEnd w:id="0"/>
      <w:r w:rsidRPr="00E06FED">
        <w:rPr>
          <w:rFonts w:ascii="Arial" w:eastAsia="Arial" w:hAnsi="Arial" w:cs="Arial"/>
          <w:noProof/>
          <w:sz w:val="80"/>
          <w:szCs w:val="80"/>
        </w:rPr>
        <w:drawing>
          <wp:anchor distT="0" distB="0" distL="114300" distR="114300" simplePos="0" relativeHeight="251658241" behindDoc="1" locked="0" layoutInCell="1" allowOverlap="1" wp14:anchorId="02CAA039" wp14:editId="2F20D36D">
            <wp:simplePos x="0" y="0"/>
            <wp:positionH relativeFrom="margin">
              <wp:posOffset>-604299</wp:posOffset>
            </wp:positionH>
            <wp:positionV relativeFrom="paragraph">
              <wp:posOffset>-604299</wp:posOffset>
            </wp:positionV>
            <wp:extent cx="7163143" cy="4731026"/>
            <wp:effectExtent l="0" t="0" r="0" b="0"/>
            <wp:wrapNone/>
            <wp:docPr id="5" name="Picture 5" descr="A picture containing indoor, computer, computer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indoor, computer, computer,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4685" cy="4745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37E06A9C" w:rsidRPr="26464CA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EB3327F" w14:textId="70105D06" w:rsidR="00E06FED" w:rsidRDefault="00E06FED" w:rsidP="26464CAE">
      <w:pPr>
        <w:spacing w:line="257" w:lineRule="auto"/>
        <w:jc w:val="center"/>
        <w:rPr>
          <w:rFonts w:ascii="Arial" w:eastAsia="Arial" w:hAnsi="Arial" w:cs="Arial"/>
          <w:sz w:val="80"/>
          <w:szCs w:val="80"/>
        </w:rPr>
      </w:pPr>
    </w:p>
    <w:p w14:paraId="53006790" w14:textId="77777777" w:rsidR="00E06FED" w:rsidRDefault="00E06FED" w:rsidP="26464CAE">
      <w:pPr>
        <w:spacing w:line="257" w:lineRule="auto"/>
        <w:jc w:val="center"/>
        <w:rPr>
          <w:rFonts w:ascii="Arial" w:eastAsia="Arial" w:hAnsi="Arial" w:cs="Arial"/>
          <w:sz w:val="80"/>
          <w:szCs w:val="80"/>
        </w:rPr>
      </w:pPr>
    </w:p>
    <w:p w14:paraId="66E21532" w14:textId="77777777" w:rsidR="00E06FED" w:rsidRDefault="00E06FED" w:rsidP="26464CAE">
      <w:pPr>
        <w:spacing w:line="257" w:lineRule="auto"/>
        <w:jc w:val="center"/>
        <w:rPr>
          <w:rFonts w:ascii="Arial" w:eastAsia="Arial" w:hAnsi="Arial" w:cs="Arial"/>
          <w:sz w:val="80"/>
          <w:szCs w:val="80"/>
        </w:rPr>
      </w:pPr>
    </w:p>
    <w:p w14:paraId="54CED2A7" w14:textId="77777777" w:rsidR="00E06FED" w:rsidRDefault="00E06FED" w:rsidP="26464CAE">
      <w:pPr>
        <w:spacing w:line="257" w:lineRule="auto"/>
        <w:jc w:val="center"/>
        <w:rPr>
          <w:rFonts w:ascii="Arial" w:eastAsia="Arial" w:hAnsi="Arial" w:cs="Arial"/>
          <w:sz w:val="80"/>
          <w:szCs w:val="80"/>
        </w:rPr>
      </w:pPr>
    </w:p>
    <w:p w14:paraId="0CFCC9FD" w14:textId="32964CFE" w:rsidR="00E06FED" w:rsidRDefault="001C13F7" w:rsidP="26464CAE">
      <w:pPr>
        <w:spacing w:line="257" w:lineRule="auto"/>
        <w:jc w:val="center"/>
        <w:rPr>
          <w:rFonts w:ascii="Arial" w:eastAsia="Arial" w:hAnsi="Arial" w:cs="Arial"/>
          <w:sz w:val="80"/>
          <w:szCs w:val="80"/>
        </w:rPr>
      </w:pPr>
      <w:r w:rsidRPr="00E06FED">
        <w:rPr>
          <w:rFonts w:ascii="Arial" w:eastAsia="Arial" w:hAnsi="Arial" w:cs="Arial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410C1033" wp14:editId="6CE89781">
                <wp:simplePos x="0" y="0"/>
                <wp:positionH relativeFrom="page">
                  <wp:posOffset>302150</wp:posOffset>
                </wp:positionH>
                <wp:positionV relativeFrom="page">
                  <wp:posOffset>5057030</wp:posOffset>
                </wp:positionV>
                <wp:extent cx="7148195" cy="4690330"/>
                <wp:effectExtent l="0" t="0" r="14605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8195" cy="46903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2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2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F4CF3" w14:textId="1CD8E566" w:rsidR="00156B78" w:rsidRPr="00DC74FD" w:rsidRDefault="00156B78" w:rsidP="00B2196E">
                            <w:pPr>
                              <w:tabs>
                                <w:tab w:val="left" w:pos="6373"/>
                              </w:tabs>
                              <w:spacing w:line="257" w:lineRule="auto"/>
                              <w:jc w:val="center"/>
                              <w:rPr>
                                <w:rFonts w:ascii="Arial" w:eastAsia="Arial" w:hAnsi="Arial" w:cs="Arial"/>
                                <w:b/>
                                <w:bCs/>
                                <w:color w:val="000000"/>
                                <w:sz w:val="60"/>
                                <w:szCs w:val="60"/>
                                <w14:textFill>
                                  <w14:solidFill>
                                    <w14:srgbClr w14:val="000000">
                                      <w14:alpha w14:val="7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sz w:val="60"/>
                                <w:szCs w:val="60"/>
                              </w:rPr>
                              <w:t>TEAM MEMBERS</w:t>
                            </w:r>
                          </w:p>
                          <w:tbl>
                            <w:tblPr>
                              <w:tblW w:w="0" w:type="auto"/>
                              <w:jc w:val="center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58"/>
                              <w:gridCol w:w="2969"/>
                            </w:tblGrid>
                            <w:tr w:rsidR="00156B78" w14:paraId="5BCD077E" w14:textId="77777777" w:rsidTr="00770A0B">
                              <w:trPr>
                                <w:trHeight w:val="461"/>
                                <w:jc w:val="center"/>
                              </w:trPr>
                              <w:tc>
                                <w:tcPr>
                                  <w:tcW w:w="2958" w:type="dxa"/>
                                  <w:tcBorders>
                                    <w:top w:val="single" w:sz="8" w:space="0" w:color="000000" w:themeColor="text1"/>
                                    <w:left w:val="single" w:sz="8" w:space="0" w:color="000000" w:themeColor="text1"/>
                                    <w:bottom w:val="single" w:sz="8" w:space="0" w:color="000000" w:themeColor="text1"/>
                                    <w:right w:val="single" w:sz="8" w:space="0" w:color="000000" w:themeColor="text1"/>
                                  </w:tcBorders>
                                </w:tcPr>
                                <w:p w14:paraId="4BF7E79C" w14:textId="77777777" w:rsidR="00156B78" w:rsidRPr="00937E00" w:rsidRDefault="00156B78" w:rsidP="00B2196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937E00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2969" w:type="dxa"/>
                                  <w:tcBorders>
                                    <w:top w:val="single" w:sz="8" w:space="0" w:color="000000" w:themeColor="text1"/>
                                    <w:left w:val="single" w:sz="8" w:space="0" w:color="000000" w:themeColor="text1"/>
                                    <w:bottom w:val="single" w:sz="8" w:space="0" w:color="000000" w:themeColor="text1"/>
                                    <w:right w:val="single" w:sz="8" w:space="0" w:color="000000" w:themeColor="text1"/>
                                  </w:tcBorders>
                                </w:tcPr>
                                <w:p w14:paraId="007D23A4" w14:textId="77777777" w:rsidR="00156B78" w:rsidRPr="00937E00" w:rsidRDefault="00156B78" w:rsidP="00B2196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937E00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Matriculation Number</w:t>
                                  </w:r>
                                </w:p>
                              </w:tc>
                            </w:tr>
                            <w:tr w:rsidR="00156B78" w14:paraId="767A67A2" w14:textId="77777777" w:rsidTr="00770A0B">
                              <w:trPr>
                                <w:trHeight w:val="382"/>
                                <w:jc w:val="center"/>
                              </w:trPr>
                              <w:tc>
                                <w:tcPr>
                                  <w:tcW w:w="2958" w:type="dxa"/>
                                  <w:tcBorders>
                                    <w:top w:val="single" w:sz="8" w:space="0" w:color="000000" w:themeColor="text1"/>
                                    <w:left w:val="single" w:sz="8" w:space="0" w:color="000000" w:themeColor="text1"/>
                                    <w:bottom w:val="single" w:sz="8" w:space="0" w:color="000000" w:themeColor="text1"/>
                                    <w:right w:val="single" w:sz="8" w:space="0" w:color="000000" w:themeColor="text1"/>
                                  </w:tcBorders>
                                </w:tcPr>
                                <w:p w14:paraId="63A56076" w14:textId="77777777" w:rsidR="00156B78" w:rsidRPr="00937E00" w:rsidRDefault="00156B78" w:rsidP="00B2196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937E00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Surawar</w:t>
                                  </w:r>
                                  <w:proofErr w:type="spellEnd"/>
                                  <w:r w:rsidRPr="00937E00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37E00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Sanath</w:t>
                                  </w:r>
                                  <w:proofErr w:type="spellEnd"/>
                                  <w:r w:rsidRPr="00937E00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37E00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Sachin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969" w:type="dxa"/>
                                  <w:tcBorders>
                                    <w:top w:val="single" w:sz="8" w:space="0" w:color="000000" w:themeColor="text1"/>
                                    <w:left w:val="single" w:sz="8" w:space="0" w:color="000000" w:themeColor="text1"/>
                                    <w:bottom w:val="single" w:sz="8" w:space="0" w:color="000000" w:themeColor="text1"/>
                                    <w:right w:val="single" w:sz="8" w:space="0" w:color="000000" w:themeColor="text1"/>
                                  </w:tcBorders>
                                </w:tcPr>
                                <w:p w14:paraId="5A72858D" w14:textId="77777777" w:rsidR="00156B78" w:rsidRPr="00937E00" w:rsidRDefault="00156B78" w:rsidP="00B2196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937E00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U1922592K</w:t>
                                  </w:r>
                                </w:p>
                              </w:tc>
                            </w:tr>
                            <w:tr w:rsidR="00156B78" w14:paraId="60E64245" w14:textId="77777777" w:rsidTr="00770A0B">
                              <w:trPr>
                                <w:trHeight w:val="382"/>
                                <w:jc w:val="center"/>
                              </w:trPr>
                              <w:tc>
                                <w:tcPr>
                                  <w:tcW w:w="2958" w:type="dxa"/>
                                  <w:tcBorders>
                                    <w:top w:val="single" w:sz="8" w:space="0" w:color="000000" w:themeColor="text1"/>
                                    <w:left w:val="single" w:sz="8" w:space="0" w:color="000000" w:themeColor="text1"/>
                                    <w:bottom w:val="single" w:sz="8" w:space="0" w:color="000000" w:themeColor="text1"/>
                                    <w:right w:val="single" w:sz="8" w:space="0" w:color="000000" w:themeColor="text1"/>
                                  </w:tcBorders>
                                </w:tcPr>
                                <w:p w14:paraId="50E6A3E4" w14:textId="77777777" w:rsidR="00156B78" w:rsidRPr="00937E00" w:rsidRDefault="00156B78" w:rsidP="00B2196E">
                                  <w:pPr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937E00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Agnesh</w:t>
                                  </w:r>
                                </w:p>
                              </w:tc>
                              <w:tc>
                                <w:tcPr>
                                  <w:tcW w:w="2969" w:type="dxa"/>
                                  <w:tcBorders>
                                    <w:top w:val="single" w:sz="8" w:space="0" w:color="000000" w:themeColor="text1"/>
                                    <w:left w:val="single" w:sz="8" w:space="0" w:color="000000" w:themeColor="text1"/>
                                    <w:bottom w:val="single" w:sz="8" w:space="0" w:color="000000" w:themeColor="text1"/>
                                    <w:right w:val="single" w:sz="8" w:space="0" w:color="000000" w:themeColor="text1"/>
                                  </w:tcBorders>
                                </w:tcPr>
                                <w:p w14:paraId="3B2A4D5A" w14:textId="77777777" w:rsidR="00156B78" w:rsidRPr="00937E00" w:rsidRDefault="00156B78" w:rsidP="00B2196E">
                                  <w:pPr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937E00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U1921141K</w:t>
                                  </w:r>
                                </w:p>
                              </w:tc>
                            </w:tr>
                            <w:tr w:rsidR="00156B78" w14:paraId="5AF75D63" w14:textId="77777777" w:rsidTr="00770A0B">
                              <w:trPr>
                                <w:trHeight w:val="382"/>
                                <w:jc w:val="center"/>
                              </w:trPr>
                              <w:tc>
                                <w:tcPr>
                                  <w:tcW w:w="2958" w:type="dxa"/>
                                  <w:tcBorders>
                                    <w:top w:val="single" w:sz="8" w:space="0" w:color="000000" w:themeColor="text1"/>
                                    <w:left w:val="single" w:sz="8" w:space="0" w:color="000000" w:themeColor="text1"/>
                                    <w:bottom w:val="single" w:sz="8" w:space="0" w:color="000000" w:themeColor="text1"/>
                                    <w:right w:val="single" w:sz="8" w:space="0" w:color="000000" w:themeColor="text1"/>
                                  </w:tcBorders>
                                </w:tcPr>
                                <w:p w14:paraId="7C894354" w14:textId="77777777" w:rsidR="00156B78" w:rsidRPr="00937E00" w:rsidRDefault="00156B78" w:rsidP="00B2196E">
                                  <w:pPr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937E00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Sui Lulu</w:t>
                                  </w:r>
                                </w:p>
                              </w:tc>
                              <w:tc>
                                <w:tcPr>
                                  <w:tcW w:w="2969" w:type="dxa"/>
                                  <w:tcBorders>
                                    <w:top w:val="single" w:sz="8" w:space="0" w:color="000000" w:themeColor="text1"/>
                                    <w:left w:val="single" w:sz="8" w:space="0" w:color="000000" w:themeColor="text1"/>
                                    <w:bottom w:val="single" w:sz="8" w:space="0" w:color="000000" w:themeColor="text1"/>
                                    <w:right w:val="single" w:sz="8" w:space="0" w:color="000000" w:themeColor="text1"/>
                                  </w:tcBorders>
                                </w:tcPr>
                                <w:p w14:paraId="38E8EDCB" w14:textId="77777777" w:rsidR="00156B78" w:rsidRPr="00937E00" w:rsidRDefault="00156B78" w:rsidP="00B2196E">
                                  <w:pPr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937E00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U1921987A</w:t>
                                  </w:r>
                                </w:p>
                              </w:tc>
                            </w:tr>
                            <w:tr w:rsidR="00156B78" w14:paraId="27C4414A" w14:textId="77777777" w:rsidTr="00770A0B">
                              <w:trPr>
                                <w:trHeight w:val="382"/>
                                <w:jc w:val="center"/>
                              </w:trPr>
                              <w:tc>
                                <w:tcPr>
                                  <w:tcW w:w="2958" w:type="dxa"/>
                                  <w:tcBorders>
                                    <w:top w:val="single" w:sz="8" w:space="0" w:color="000000" w:themeColor="text1"/>
                                    <w:left w:val="single" w:sz="8" w:space="0" w:color="000000" w:themeColor="text1"/>
                                    <w:bottom w:val="single" w:sz="8" w:space="0" w:color="000000" w:themeColor="text1"/>
                                    <w:right w:val="single" w:sz="8" w:space="0" w:color="000000" w:themeColor="text1"/>
                                  </w:tcBorders>
                                </w:tcPr>
                                <w:p w14:paraId="5EC6743B" w14:textId="77777777" w:rsidR="00156B78" w:rsidRPr="00937E00" w:rsidRDefault="00156B78" w:rsidP="00B2196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937E00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Okka</w:t>
                                  </w:r>
                                  <w:proofErr w:type="spellEnd"/>
                                  <w:r w:rsidRPr="00937E00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Than Lwin</w:t>
                                  </w:r>
                                </w:p>
                              </w:tc>
                              <w:tc>
                                <w:tcPr>
                                  <w:tcW w:w="2969" w:type="dxa"/>
                                  <w:tcBorders>
                                    <w:top w:val="single" w:sz="8" w:space="0" w:color="000000" w:themeColor="text1"/>
                                    <w:left w:val="single" w:sz="8" w:space="0" w:color="000000" w:themeColor="text1"/>
                                    <w:bottom w:val="single" w:sz="8" w:space="0" w:color="000000" w:themeColor="text1"/>
                                    <w:right w:val="single" w:sz="8" w:space="0" w:color="000000" w:themeColor="text1"/>
                                  </w:tcBorders>
                                </w:tcPr>
                                <w:p w14:paraId="7E65F065" w14:textId="77777777" w:rsidR="00156B78" w:rsidRPr="00937E00" w:rsidRDefault="00156B78" w:rsidP="00B2196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937E00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U1920751J</w:t>
                                  </w:r>
                                </w:p>
                              </w:tc>
                            </w:tr>
                            <w:tr w:rsidR="00156B78" w14:paraId="0577226D" w14:textId="77777777" w:rsidTr="00770A0B">
                              <w:trPr>
                                <w:trHeight w:val="382"/>
                                <w:jc w:val="center"/>
                              </w:trPr>
                              <w:tc>
                                <w:tcPr>
                                  <w:tcW w:w="2958" w:type="dxa"/>
                                  <w:tcBorders>
                                    <w:top w:val="single" w:sz="8" w:space="0" w:color="000000" w:themeColor="text1"/>
                                    <w:left w:val="single" w:sz="8" w:space="0" w:color="000000" w:themeColor="text1"/>
                                    <w:bottom w:val="single" w:sz="8" w:space="0" w:color="000000" w:themeColor="text1"/>
                                    <w:right w:val="single" w:sz="8" w:space="0" w:color="000000" w:themeColor="text1"/>
                                  </w:tcBorders>
                                </w:tcPr>
                                <w:p w14:paraId="2F096B42" w14:textId="77777777" w:rsidR="00156B78" w:rsidRPr="00937E00" w:rsidRDefault="00156B78" w:rsidP="00B2196E">
                                  <w:pPr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937E00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Wilbert</w:t>
                                  </w:r>
                                </w:p>
                              </w:tc>
                              <w:tc>
                                <w:tcPr>
                                  <w:tcW w:w="2969" w:type="dxa"/>
                                  <w:tcBorders>
                                    <w:top w:val="single" w:sz="8" w:space="0" w:color="000000" w:themeColor="text1"/>
                                    <w:left w:val="single" w:sz="8" w:space="0" w:color="000000" w:themeColor="text1"/>
                                    <w:bottom w:val="single" w:sz="8" w:space="0" w:color="000000" w:themeColor="text1"/>
                                    <w:right w:val="single" w:sz="8" w:space="0" w:color="000000" w:themeColor="text1"/>
                                  </w:tcBorders>
                                </w:tcPr>
                                <w:p w14:paraId="17647F5F" w14:textId="77777777" w:rsidR="00156B78" w:rsidRPr="00937E00" w:rsidRDefault="00156B78" w:rsidP="00B2196E">
                                  <w:pPr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937E00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U1922167K</w:t>
                                  </w:r>
                                </w:p>
                              </w:tc>
                            </w:tr>
                          </w:tbl>
                          <w:p w14:paraId="401454B9" w14:textId="77777777" w:rsidR="00156B78" w:rsidRPr="00B2196E" w:rsidRDefault="00156B78" w:rsidP="00E06FED">
                            <w:pPr>
                              <w:pStyle w:val="TOC1"/>
                              <w:jc w:val="center"/>
                              <w:rPr>
                                <w:b/>
                                <w:sz w:val="56"/>
                                <w:szCs w:val="56"/>
                                <w14:textOutline w14:w="12700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2196E">
                              <w:rPr>
                                <w:b/>
                                <w:sz w:val="56"/>
                                <w:szCs w:val="56"/>
                                <w14:textOutline w14:w="12700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SE3 GROUP 7</w:t>
                            </w:r>
                          </w:p>
                          <w:p w14:paraId="67030570" w14:textId="77777777" w:rsidR="00156B78" w:rsidRPr="00B2196E" w:rsidRDefault="00156B78" w:rsidP="00E06FED">
                            <w:pPr>
                              <w:jc w:val="center"/>
                              <w:rPr>
                                <w:b/>
                                <w:sz w:val="56"/>
                                <w:szCs w:val="56"/>
                                <w14:textOutline w14:w="12700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2196E">
                              <w:rPr>
                                <w:b/>
                                <w:sz w:val="56"/>
                                <w:szCs w:val="56"/>
                                <w14:textOutline w14:w="12700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CZ2002 Final Report</w:t>
                            </w:r>
                          </w:p>
                          <w:p w14:paraId="79F4776B" w14:textId="77777777" w:rsidR="00156B78" w:rsidRPr="00B2196E" w:rsidRDefault="00156B78" w:rsidP="00E06FED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2196E">
                              <w:rPr>
                                <w:b/>
                                <w:sz w:val="56"/>
                                <w:szCs w:val="56"/>
                                <w14:textOutline w14:w="12700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Nanyang Technological University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0C103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3.8pt;margin-top:398.2pt;width:562.85pt;height:369.3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" fillcolor="#4e2306 [965]">
                <v:fill color2="#ed7d31 [3205]" rotate="t" focusposition="1,1" focussize="" colors="0 #934510;.5 #d3661c;1 #fb7a23" focus="100%" type="gradientRadial"/>
                <v:textbox>
                  <w:txbxContent>
                    <w:p w14:paraId="3EBF4CF3" w14:textId="1CD8E566" w:rsidR="00156B78" w:rsidRPr="00DC74FD" w:rsidRDefault="00156B78" w:rsidP="00B2196E">
                      <w:pPr>
                        <w:tabs>
                          <w:tab w:val="left" w:pos="6373"/>
                        </w:tabs>
                        <w:spacing w:line="257" w:lineRule="auto"/>
                        <w:jc w:val="center"/>
                        <w:rPr>
                          <w:rFonts w:ascii="Arial" w:eastAsia="Arial" w:hAnsi="Arial" w:cs="Arial"/>
                          <w:b/>
                          <w:bCs/>
                          <w:color w:val="000000"/>
                          <w:sz w:val="60"/>
                          <w:szCs w:val="60"/>
                          <w14:textFill>
                            <w14:solidFill>
                              <w14:srgbClr w14:val="000000">
                                <w14:alpha w14:val="7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bCs/>
                          <w:sz w:val="60"/>
                          <w:szCs w:val="60"/>
                        </w:rPr>
                        <w:t>TEAM MEMBERS</w:t>
                      </w:r>
                    </w:p>
                    <w:tbl>
                      <w:tblPr>
                        <w:tblW w:w="0" w:type="auto"/>
                        <w:jc w:val="center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58"/>
                        <w:gridCol w:w="2969"/>
                      </w:tblGrid>
                      <w:tr w:rsidR="00156B78" w14:paraId="5BCD077E" w14:textId="77777777" w:rsidTr="00770A0B">
                        <w:trPr>
                          <w:trHeight w:val="461"/>
                          <w:jc w:val="center"/>
                        </w:trPr>
                        <w:tc>
                          <w:tcPr>
                            <w:tcW w:w="2958" w:type="dxa"/>
                            <w:tcBorders>
                              <w:top w:val="single" w:sz="8" w:space="0" w:color="000000" w:themeColor="text1"/>
                              <w:left w:val="single" w:sz="8" w:space="0" w:color="000000" w:themeColor="text1"/>
                              <w:bottom w:val="single" w:sz="8" w:space="0" w:color="000000" w:themeColor="text1"/>
                              <w:right w:val="single" w:sz="8" w:space="0" w:color="000000" w:themeColor="text1"/>
                            </w:tcBorders>
                          </w:tcPr>
                          <w:p w14:paraId="4BF7E79C" w14:textId="77777777" w:rsidR="00156B78" w:rsidRPr="00937E00" w:rsidRDefault="00156B78" w:rsidP="00B2196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37E0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2969" w:type="dxa"/>
                            <w:tcBorders>
                              <w:top w:val="single" w:sz="8" w:space="0" w:color="000000" w:themeColor="text1"/>
                              <w:left w:val="single" w:sz="8" w:space="0" w:color="000000" w:themeColor="text1"/>
                              <w:bottom w:val="single" w:sz="8" w:space="0" w:color="000000" w:themeColor="text1"/>
                              <w:right w:val="single" w:sz="8" w:space="0" w:color="000000" w:themeColor="text1"/>
                            </w:tcBorders>
                          </w:tcPr>
                          <w:p w14:paraId="007D23A4" w14:textId="77777777" w:rsidR="00156B78" w:rsidRPr="00937E00" w:rsidRDefault="00156B78" w:rsidP="00B2196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37E0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Matriculation Number</w:t>
                            </w:r>
                          </w:p>
                        </w:tc>
                      </w:tr>
                      <w:tr w:rsidR="00156B78" w14:paraId="767A67A2" w14:textId="77777777" w:rsidTr="00770A0B">
                        <w:trPr>
                          <w:trHeight w:val="382"/>
                          <w:jc w:val="center"/>
                        </w:trPr>
                        <w:tc>
                          <w:tcPr>
                            <w:tcW w:w="2958" w:type="dxa"/>
                            <w:tcBorders>
                              <w:top w:val="single" w:sz="8" w:space="0" w:color="000000" w:themeColor="text1"/>
                              <w:left w:val="single" w:sz="8" w:space="0" w:color="000000" w:themeColor="text1"/>
                              <w:bottom w:val="single" w:sz="8" w:space="0" w:color="000000" w:themeColor="text1"/>
                              <w:right w:val="single" w:sz="8" w:space="0" w:color="000000" w:themeColor="text1"/>
                            </w:tcBorders>
                          </w:tcPr>
                          <w:p w14:paraId="63A56076" w14:textId="77777777" w:rsidR="00156B78" w:rsidRPr="00937E00" w:rsidRDefault="00156B78" w:rsidP="00B2196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37E0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Surawar</w:t>
                            </w:r>
                            <w:proofErr w:type="spellEnd"/>
                            <w:r w:rsidRPr="00937E0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37E0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Sanath</w:t>
                            </w:r>
                            <w:proofErr w:type="spellEnd"/>
                            <w:r w:rsidRPr="00937E0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37E0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Sachin</w:t>
                            </w:r>
                            <w:proofErr w:type="spellEnd"/>
                          </w:p>
                        </w:tc>
                        <w:tc>
                          <w:tcPr>
                            <w:tcW w:w="2969" w:type="dxa"/>
                            <w:tcBorders>
                              <w:top w:val="single" w:sz="8" w:space="0" w:color="000000" w:themeColor="text1"/>
                              <w:left w:val="single" w:sz="8" w:space="0" w:color="000000" w:themeColor="text1"/>
                              <w:bottom w:val="single" w:sz="8" w:space="0" w:color="000000" w:themeColor="text1"/>
                              <w:right w:val="single" w:sz="8" w:space="0" w:color="000000" w:themeColor="text1"/>
                            </w:tcBorders>
                          </w:tcPr>
                          <w:p w14:paraId="5A72858D" w14:textId="77777777" w:rsidR="00156B78" w:rsidRPr="00937E00" w:rsidRDefault="00156B78" w:rsidP="00B2196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37E0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U1922592K</w:t>
                            </w:r>
                          </w:p>
                        </w:tc>
                      </w:tr>
                      <w:tr w:rsidR="00156B78" w14:paraId="60E64245" w14:textId="77777777" w:rsidTr="00770A0B">
                        <w:trPr>
                          <w:trHeight w:val="382"/>
                          <w:jc w:val="center"/>
                        </w:trPr>
                        <w:tc>
                          <w:tcPr>
                            <w:tcW w:w="2958" w:type="dxa"/>
                            <w:tcBorders>
                              <w:top w:val="single" w:sz="8" w:space="0" w:color="000000" w:themeColor="text1"/>
                              <w:left w:val="single" w:sz="8" w:space="0" w:color="000000" w:themeColor="text1"/>
                              <w:bottom w:val="single" w:sz="8" w:space="0" w:color="000000" w:themeColor="text1"/>
                              <w:right w:val="single" w:sz="8" w:space="0" w:color="000000" w:themeColor="text1"/>
                            </w:tcBorders>
                          </w:tcPr>
                          <w:p w14:paraId="50E6A3E4" w14:textId="77777777" w:rsidR="00156B78" w:rsidRPr="00937E00" w:rsidRDefault="00156B78" w:rsidP="00B2196E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37E0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Agnesh</w:t>
                            </w:r>
                          </w:p>
                        </w:tc>
                        <w:tc>
                          <w:tcPr>
                            <w:tcW w:w="2969" w:type="dxa"/>
                            <w:tcBorders>
                              <w:top w:val="single" w:sz="8" w:space="0" w:color="000000" w:themeColor="text1"/>
                              <w:left w:val="single" w:sz="8" w:space="0" w:color="000000" w:themeColor="text1"/>
                              <w:bottom w:val="single" w:sz="8" w:space="0" w:color="000000" w:themeColor="text1"/>
                              <w:right w:val="single" w:sz="8" w:space="0" w:color="000000" w:themeColor="text1"/>
                            </w:tcBorders>
                          </w:tcPr>
                          <w:p w14:paraId="3B2A4D5A" w14:textId="77777777" w:rsidR="00156B78" w:rsidRPr="00937E00" w:rsidRDefault="00156B78" w:rsidP="00B2196E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37E0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U1921141K</w:t>
                            </w:r>
                          </w:p>
                        </w:tc>
                      </w:tr>
                      <w:tr w:rsidR="00156B78" w14:paraId="5AF75D63" w14:textId="77777777" w:rsidTr="00770A0B">
                        <w:trPr>
                          <w:trHeight w:val="382"/>
                          <w:jc w:val="center"/>
                        </w:trPr>
                        <w:tc>
                          <w:tcPr>
                            <w:tcW w:w="2958" w:type="dxa"/>
                            <w:tcBorders>
                              <w:top w:val="single" w:sz="8" w:space="0" w:color="000000" w:themeColor="text1"/>
                              <w:left w:val="single" w:sz="8" w:space="0" w:color="000000" w:themeColor="text1"/>
                              <w:bottom w:val="single" w:sz="8" w:space="0" w:color="000000" w:themeColor="text1"/>
                              <w:right w:val="single" w:sz="8" w:space="0" w:color="000000" w:themeColor="text1"/>
                            </w:tcBorders>
                          </w:tcPr>
                          <w:p w14:paraId="7C894354" w14:textId="77777777" w:rsidR="00156B78" w:rsidRPr="00937E00" w:rsidRDefault="00156B78" w:rsidP="00B2196E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37E0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Sui Lulu</w:t>
                            </w:r>
                          </w:p>
                        </w:tc>
                        <w:tc>
                          <w:tcPr>
                            <w:tcW w:w="2969" w:type="dxa"/>
                            <w:tcBorders>
                              <w:top w:val="single" w:sz="8" w:space="0" w:color="000000" w:themeColor="text1"/>
                              <w:left w:val="single" w:sz="8" w:space="0" w:color="000000" w:themeColor="text1"/>
                              <w:bottom w:val="single" w:sz="8" w:space="0" w:color="000000" w:themeColor="text1"/>
                              <w:right w:val="single" w:sz="8" w:space="0" w:color="000000" w:themeColor="text1"/>
                            </w:tcBorders>
                          </w:tcPr>
                          <w:p w14:paraId="38E8EDCB" w14:textId="77777777" w:rsidR="00156B78" w:rsidRPr="00937E00" w:rsidRDefault="00156B78" w:rsidP="00B2196E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37E0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U1921987A</w:t>
                            </w:r>
                          </w:p>
                        </w:tc>
                      </w:tr>
                      <w:tr w:rsidR="00156B78" w14:paraId="27C4414A" w14:textId="77777777" w:rsidTr="00770A0B">
                        <w:trPr>
                          <w:trHeight w:val="382"/>
                          <w:jc w:val="center"/>
                        </w:trPr>
                        <w:tc>
                          <w:tcPr>
                            <w:tcW w:w="2958" w:type="dxa"/>
                            <w:tcBorders>
                              <w:top w:val="single" w:sz="8" w:space="0" w:color="000000" w:themeColor="text1"/>
                              <w:left w:val="single" w:sz="8" w:space="0" w:color="000000" w:themeColor="text1"/>
                              <w:bottom w:val="single" w:sz="8" w:space="0" w:color="000000" w:themeColor="text1"/>
                              <w:right w:val="single" w:sz="8" w:space="0" w:color="000000" w:themeColor="text1"/>
                            </w:tcBorders>
                          </w:tcPr>
                          <w:p w14:paraId="5EC6743B" w14:textId="77777777" w:rsidR="00156B78" w:rsidRPr="00937E00" w:rsidRDefault="00156B78" w:rsidP="00B2196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37E0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Okka</w:t>
                            </w:r>
                            <w:proofErr w:type="spellEnd"/>
                            <w:r w:rsidRPr="00937E0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Than Lwin</w:t>
                            </w:r>
                          </w:p>
                        </w:tc>
                        <w:tc>
                          <w:tcPr>
                            <w:tcW w:w="2969" w:type="dxa"/>
                            <w:tcBorders>
                              <w:top w:val="single" w:sz="8" w:space="0" w:color="000000" w:themeColor="text1"/>
                              <w:left w:val="single" w:sz="8" w:space="0" w:color="000000" w:themeColor="text1"/>
                              <w:bottom w:val="single" w:sz="8" w:space="0" w:color="000000" w:themeColor="text1"/>
                              <w:right w:val="single" w:sz="8" w:space="0" w:color="000000" w:themeColor="text1"/>
                            </w:tcBorders>
                          </w:tcPr>
                          <w:p w14:paraId="7E65F065" w14:textId="77777777" w:rsidR="00156B78" w:rsidRPr="00937E00" w:rsidRDefault="00156B78" w:rsidP="00B2196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37E0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U1920751J</w:t>
                            </w:r>
                          </w:p>
                        </w:tc>
                      </w:tr>
                      <w:tr w:rsidR="00156B78" w14:paraId="0577226D" w14:textId="77777777" w:rsidTr="00770A0B">
                        <w:trPr>
                          <w:trHeight w:val="382"/>
                          <w:jc w:val="center"/>
                        </w:trPr>
                        <w:tc>
                          <w:tcPr>
                            <w:tcW w:w="2958" w:type="dxa"/>
                            <w:tcBorders>
                              <w:top w:val="single" w:sz="8" w:space="0" w:color="000000" w:themeColor="text1"/>
                              <w:left w:val="single" w:sz="8" w:space="0" w:color="000000" w:themeColor="text1"/>
                              <w:bottom w:val="single" w:sz="8" w:space="0" w:color="000000" w:themeColor="text1"/>
                              <w:right w:val="single" w:sz="8" w:space="0" w:color="000000" w:themeColor="text1"/>
                            </w:tcBorders>
                          </w:tcPr>
                          <w:p w14:paraId="2F096B42" w14:textId="77777777" w:rsidR="00156B78" w:rsidRPr="00937E00" w:rsidRDefault="00156B78" w:rsidP="00B2196E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37E0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Wilbert</w:t>
                            </w:r>
                          </w:p>
                        </w:tc>
                        <w:tc>
                          <w:tcPr>
                            <w:tcW w:w="2969" w:type="dxa"/>
                            <w:tcBorders>
                              <w:top w:val="single" w:sz="8" w:space="0" w:color="000000" w:themeColor="text1"/>
                              <w:left w:val="single" w:sz="8" w:space="0" w:color="000000" w:themeColor="text1"/>
                              <w:bottom w:val="single" w:sz="8" w:space="0" w:color="000000" w:themeColor="text1"/>
                              <w:right w:val="single" w:sz="8" w:space="0" w:color="000000" w:themeColor="text1"/>
                            </w:tcBorders>
                          </w:tcPr>
                          <w:p w14:paraId="17647F5F" w14:textId="77777777" w:rsidR="00156B78" w:rsidRPr="00937E00" w:rsidRDefault="00156B78" w:rsidP="00B2196E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37E0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U1922167K</w:t>
                            </w:r>
                          </w:p>
                        </w:tc>
                      </w:tr>
                    </w:tbl>
                    <w:p w14:paraId="401454B9" w14:textId="77777777" w:rsidR="00156B78" w:rsidRPr="00B2196E" w:rsidRDefault="00156B78" w:rsidP="00E06FED">
                      <w:pPr>
                        <w:pStyle w:val="TOC1"/>
                        <w:jc w:val="center"/>
                        <w:rPr>
                          <w:b/>
                          <w:sz w:val="56"/>
                          <w:szCs w:val="56"/>
                          <w14:textOutline w14:w="12700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2196E">
                        <w:rPr>
                          <w:b/>
                          <w:sz w:val="56"/>
                          <w:szCs w:val="56"/>
                          <w14:textOutline w14:w="12700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SE3 GROUP 7</w:t>
                      </w:r>
                    </w:p>
                    <w:p w14:paraId="67030570" w14:textId="77777777" w:rsidR="00156B78" w:rsidRPr="00B2196E" w:rsidRDefault="00156B78" w:rsidP="00E06FED">
                      <w:pPr>
                        <w:jc w:val="center"/>
                        <w:rPr>
                          <w:b/>
                          <w:sz w:val="56"/>
                          <w:szCs w:val="56"/>
                          <w14:textOutline w14:w="12700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2196E">
                        <w:rPr>
                          <w:b/>
                          <w:sz w:val="56"/>
                          <w:szCs w:val="56"/>
                          <w14:textOutline w14:w="12700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CZ2002 Final Report</w:t>
                      </w:r>
                    </w:p>
                    <w:p w14:paraId="79F4776B" w14:textId="77777777" w:rsidR="00156B78" w:rsidRPr="00B2196E" w:rsidRDefault="00156B78" w:rsidP="00E06FED">
                      <w:pPr>
                        <w:jc w:val="center"/>
                        <w:rPr>
                          <w:b/>
                          <w:sz w:val="18"/>
                          <w:szCs w:val="1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2196E">
                        <w:rPr>
                          <w:b/>
                          <w:sz w:val="56"/>
                          <w:szCs w:val="56"/>
                          <w14:textOutline w14:w="12700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Nanyang Technological University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3C379BCB" w14:textId="58DD9ECA" w:rsidR="37E06A9C" w:rsidRDefault="37E06A9C" w:rsidP="00E06FED">
      <w:pPr>
        <w:spacing w:line="257" w:lineRule="auto"/>
      </w:pPr>
    </w:p>
    <w:p w14:paraId="7B3FD19B" w14:textId="77777777" w:rsidR="00507689" w:rsidRPr="00741E7A" w:rsidRDefault="00507689" w:rsidP="005076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1" w:name="_bookmark0"/>
      <w:bookmarkEnd w:id="1"/>
      <w:r w:rsidRPr="00741E7A">
        <w:rPr>
          <w:rFonts w:ascii="Times New Roman" w:hAnsi="Times New Roman" w:cs="Times New Roman"/>
          <w:b/>
          <w:bCs/>
          <w:sz w:val="36"/>
          <w:szCs w:val="36"/>
        </w:rPr>
        <w:lastRenderedPageBreak/>
        <w:t>DECLARATION OF ORIGINAL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WORK</w:t>
      </w:r>
      <w:r w:rsidRPr="00741E7A">
        <w:rPr>
          <w:rFonts w:ascii="Times New Roman" w:hAnsi="Times New Roman" w:cs="Times New Roman"/>
          <w:b/>
          <w:bCs/>
          <w:sz w:val="36"/>
          <w:szCs w:val="36"/>
        </w:rPr>
        <w:t xml:space="preserve"> FORM</w:t>
      </w:r>
      <w:r>
        <w:rPr>
          <w:noProof/>
        </w:rPr>
        <w:drawing>
          <wp:anchor distT="0" distB="0" distL="114300" distR="114300" simplePos="0" relativeHeight="251658247" behindDoc="0" locked="0" layoutInCell="1" allowOverlap="1" wp14:anchorId="29815C03" wp14:editId="62B39BA1">
            <wp:simplePos x="0" y="0"/>
            <wp:positionH relativeFrom="margin">
              <wp:align>right</wp:align>
            </wp:positionH>
            <wp:positionV relativeFrom="paragraph">
              <wp:posOffset>488287</wp:posOffset>
            </wp:positionV>
            <wp:extent cx="5939155" cy="7330496"/>
            <wp:effectExtent l="0" t="0" r="4445" b="3810"/>
            <wp:wrapThrough wrapText="bothSides">
              <wp:wrapPolygon edited="0">
                <wp:start x="0" y="0"/>
                <wp:lineTo x="0" y="21555"/>
                <wp:lineTo x="21547" y="21555"/>
                <wp:lineTo x="21547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73304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5928DC" w14:textId="77777777" w:rsidR="00507689" w:rsidRDefault="00507689" w:rsidP="00507689"/>
    <w:p w14:paraId="6C460322" w14:textId="62948C3E" w:rsidR="004C4379" w:rsidRPr="00507689" w:rsidRDefault="00507689" w:rsidP="00507689">
      <w:pPr>
        <w:pStyle w:val="Heading1"/>
        <w:rPr>
          <w:color w:val="1F3863"/>
        </w:rPr>
      </w:pPr>
      <w:r>
        <w:rPr>
          <w:color w:val="1F3863"/>
        </w:rPr>
        <w:lastRenderedPageBreak/>
        <w:t>T</w:t>
      </w:r>
      <w:r w:rsidR="004C4379">
        <w:rPr>
          <w:color w:val="1F3863"/>
        </w:rPr>
        <w:t>able of Contents</w:t>
      </w:r>
    </w:p>
    <w:sdt>
      <w:sdtPr>
        <w:id w:val="-2041958231"/>
        <w:docPartObj>
          <w:docPartGallery w:val="Table of Contents"/>
          <w:docPartUnique/>
        </w:docPartObj>
      </w:sdtPr>
      <w:sdtContent>
        <w:p w14:paraId="54F3206B" w14:textId="5A3B4E52" w:rsidR="004C4379" w:rsidRDefault="00156B78" w:rsidP="004C4379">
          <w:pPr>
            <w:pStyle w:val="TOC2"/>
            <w:tabs>
              <w:tab w:val="right" w:leader="dot" w:pos="9492"/>
            </w:tabs>
          </w:pPr>
          <w:hyperlink w:anchor="_bookmark0" w:history="1">
            <w:r w:rsidR="00FD68F1">
              <w:t>T</w:t>
            </w:r>
            <w:r w:rsidR="004C4379">
              <w:t>able</w:t>
            </w:r>
            <w:r w:rsidR="004C4379">
              <w:rPr>
                <w:spacing w:val="-1"/>
              </w:rPr>
              <w:t xml:space="preserve"> </w:t>
            </w:r>
            <w:r w:rsidR="004C4379">
              <w:t>of</w:t>
            </w:r>
            <w:r w:rsidR="004C4379">
              <w:rPr>
                <w:spacing w:val="-2"/>
              </w:rPr>
              <w:t xml:space="preserve"> </w:t>
            </w:r>
            <w:r w:rsidR="004C4379">
              <w:t>Content</w:t>
            </w:r>
            <w:r w:rsidR="004C4379">
              <w:tab/>
            </w:r>
          </w:hyperlink>
          <w:r w:rsidR="00CA216B">
            <w:t>3</w:t>
          </w:r>
        </w:p>
        <w:p w14:paraId="0E2F8676" w14:textId="03C6CE55" w:rsidR="004C4379" w:rsidRDefault="00156B78" w:rsidP="004C4379">
          <w:pPr>
            <w:pStyle w:val="TOC1"/>
            <w:numPr>
              <w:ilvl w:val="0"/>
              <w:numId w:val="3"/>
            </w:numPr>
            <w:tabs>
              <w:tab w:val="left" w:pos="402"/>
              <w:tab w:val="right" w:leader="dot" w:pos="9492"/>
            </w:tabs>
          </w:pPr>
          <w:hyperlink w:anchor="_bookmark1" w:history="1">
            <w:r w:rsidR="004C4379">
              <w:t>Introduction</w:t>
            </w:r>
            <w:r w:rsidR="004C4379">
              <w:tab/>
            </w:r>
          </w:hyperlink>
          <w:r w:rsidR="00CA216B">
            <w:t>4</w:t>
          </w:r>
        </w:p>
        <w:p w14:paraId="50460B52" w14:textId="2B3C8AAD" w:rsidR="004C4379" w:rsidRDefault="00156B78" w:rsidP="004C4379">
          <w:pPr>
            <w:pStyle w:val="TOC1"/>
            <w:numPr>
              <w:ilvl w:val="0"/>
              <w:numId w:val="3"/>
            </w:numPr>
            <w:tabs>
              <w:tab w:val="left" w:pos="419"/>
              <w:tab w:val="right" w:leader="dot" w:pos="9492"/>
            </w:tabs>
            <w:ind w:left="418" w:hanging="279"/>
          </w:pPr>
          <w:hyperlink w:anchor="_bookmark2" w:history="1">
            <w:r w:rsidR="004C4379">
              <w:t>Design</w:t>
            </w:r>
            <w:r w:rsidR="004C4379">
              <w:rPr>
                <w:spacing w:val="-1"/>
              </w:rPr>
              <w:t xml:space="preserve"> </w:t>
            </w:r>
            <w:r w:rsidR="004C4379">
              <w:t>Considerations</w:t>
            </w:r>
            <w:r w:rsidR="004C4379">
              <w:tab/>
            </w:r>
          </w:hyperlink>
          <w:r w:rsidR="00CA216B">
            <w:t>4</w:t>
          </w:r>
        </w:p>
        <w:p w14:paraId="2A2D3A4F" w14:textId="5416F917" w:rsidR="004C4379" w:rsidRDefault="00156B78" w:rsidP="004C4379">
          <w:pPr>
            <w:pStyle w:val="TOC3"/>
            <w:numPr>
              <w:ilvl w:val="1"/>
              <w:numId w:val="3"/>
            </w:numPr>
            <w:tabs>
              <w:tab w:val="left" w:pos="707"/>
              <w:tab w:val="right" w:leader="dot" w:pos="9492"/>
            </w:tabs>
            <w:ind w:left="706" w:hanging="347"/>
          </w:pPr>
          <w:hyperlink w:anchor="_bookmark3" w:history="1">
            <w:r w:rsidR="004C4379">
              <w:t>Approach</w:t>
            </w:r>
            <w:r w:rsidR="004C4379">
              <w:rPr>
                <w:spacing w:val="-1"/>
              </w:rPr>
              <w:t xml:space="preserve"> </w:t>
            </w:r>
            <w:r w:rsidR="004C4379">
              <w:t>Taken</w:t>
            </w:r>
            <w:r w:rsidR="004C4379">
              <w:tab/>
            </w:r>
          </w:hyperlink>
          <w:r w:rsidR="00CA216B">
            <w:t>4</w:t>
          </w:r>
        </w:p>
        <w:p w14:paraId="2422A34C" w14:textId="215C87DA" w:rsidR="004C4379" w:rsidRDefault="00156B78" w:rsidP="004C4379">
          <w:pPr>
            <w:pStyle w:val="TOC3"/>
            <w:numPr>
              <w:ilvl w:val="1"/>
              <w:numId w:val="3"/>
            </w:numPr>
            <w:tabs>
              <w:tab w:val="left" w:pos="721"/>
              <w:tab w:val="right" w:leader="dot" w:pos="9492"/>
            </w:tabs>
            <w:spacing w:before="238"/>
            <w:ind w:left="720" w:hanging="361"/>
          </w:pPr>
          <w:hyperlink w:anchor="_bookmark4" w:history="1">
            <w:r w:rsidR="004C4379">
              <w:t>Design</w:t>
            </w:r>
            <w:r w:rsidR="004C4379">
              <w:rPr>
                <w:spacing w:val="-1"/>
              </w:rPr>
              <w:t xml:space="preserve"> </w:t>
            </w:r>
            <w:r w:rsidR="004C4379">
              <w:t>Principles</w:t>
            </w:r>
            <w:r w:rsidR="004C4379">
              <w:rPr>
                <w:spacing w:val="2"/>
              </w:rPr>
              <w:t xml:space="preserve"> </w:t>
            </w:r>
            <w:r w:rsidR="004C4379">
              <w:t>Used</w:t>
            </w:r>
            <w:r w:rsidR="004C4379">
              <w:tab/>
            </w:r>
          </w:hyperlink>
          <w:r w:rsidR="00CA216B">
            <w:t>4</w:t>
          </w:r>
        </w:p>
        <w:p w14:paraId="5FDF4FBB" w14:textId="726DAB91" w:rsidR="004C4379" w:rsidRDefault="00156B78" w:rsidP="004C4379">
          <w:pPr>
            <w:pStyle w:val="TOC4"/>
            <w:numPr>
              <w:ilvl w:val="2"/>
              <w:numId w:val="3"/>
            </w:numPr>
            <w:tabs>
              <w:tab w:val="left" w:pos="1003"/>
              <w:tab w:val="right" w:leader="dot" w:pos="9492"/>
            </w:tabs>
            <w:ind w:left="1002"/>
          </w:pPr>
          <w:hyperlink w:anchor="_bookmark5" w:history="1">
            <w:r w:rsidR="004C4379">
              <w:t>Single Responsibility</w:t>
            </w:r>
            <w:r w:rsidR="004C4379">
              <w:rPr>
                <w:spacing w:val="-4"/>
              </w:rPr>
              <w:t xml:space="preserve"> </w:t>
            </w:r>
            <w:r w:rsidR="004C4379">
              <w:t>Principle</w:t>
            </w:r>
            <w:r w:rsidR="004C4379">
              <w:rPr>
                <w:spacing w:val="-1"/>
              </w:rPr>
              <w:t xml:space="preserve"> </w:t>
            </w:r>
            <w:r w:rsidR="004C4379">
              <w:t>(SRP)</w:t>
            </w:r>
            <w:r w:rsidR="004C4379">
              <w:tab/>
            </w:r>
          </w:hyperlink>
          <w:r w:rsidR="00CA216B">
            <w:t>4</w:t>
          </w:r>
        </w:p>
        <w:p w14:paraId="1502B0D2" w14:textId="7F360759" w:rsidR="004C4379" w:rsidRDefault="00156B78" w:rsidP="004C4379">
          <w:pPr>
            <w:pStyle w:val="TOC4"/>
            <w:numPr>
              <w:ilvl w:val="2"/>
              <w:numId w:val="3"/>
            </w:numPr>
            <w:tabs>
              <w:tab w:val="left" w:pos="1003"/>
              <w:tab w:val="right" w:leader="dot" w:pos="9492"/>
            </w:tabs>
            <w:spacing w:before="237"/>
            <w:ind w:left="1002"/>
          </w:pPr>
          <w:hyperlink w:anchor="_bookmark6" w:history="1">
            <w:r w:rsidR="004C4379">
              <w:t>Open-Closed</w:t>
            </w:r>
            <w:r w:rsidR="004C4379">
              <w:rPr>
                <w:spacing w:val="-1"/>
              </w:rPr>
              <w:t xml:space="preserve"> </w:t>
            </w:r>
            <w:r w:rsidR="004C4379">
              <w:t>Principle (OCP)</w:t>
            </w:r>
            <w:r w:rsidR="004C4379">
              <w:tab/>
            </w:r>
          </w:hyperlink>
          <w:r w:rsidR="00CA216B">
            <w:t>5</w:t>
          </w:r>
        </w:p>
        <w:p w14:paraId="234633BE" w14:textId="5AB98EC1" w:rsidR="004C4379" w:rsidRDefault="00156B78" w:rsidP="004C4379">
          <w:pPr>
            <w:pStyle w:val="TOC4"/>
            <w:numPr>
              <w:ilvl w:val="2"/>
              <w:numId w:val="3"/>
            </w:numPr>
            <w:tabs>
              <w:tab w:val="left" w:pos="1005"/>
              <w:tab w:val="right" w:leader="dot" w:pos="9492"/>
            </w:tabs>
            <w:ind w:left="1004" w:hanging="423"/>
          </w:pPr>
          <w:hyperlink w:anchor="_bookmark7" w:history="1">
            <w:proofErr w:type="spellStart"/>
            <w:r w:rsidR="004C4379">
              <w:t>Liskov</w:t>
            </w:r>
            <w:proofErr w:type="spellEnd"/>
            <w:r w:rsidR="004C4379">
              <w:t xml:space="preserve"> Substitution</w:t>
            </w:r>
            <w:r w:rsidR="004C4379">
              <w:rPr>
                <w:spacing w:val="-4"/>
              </w:rPr>
              <w:t xml:space="preserve"> </w:t>
            </w:r>
            <w:r w:rsidR="004C4379">
              <w:t>Principle</w:t>
            </w:r>
            <w:r w:rsidR="004C4379">
              <w:rPr>
                <w:spacing w:val="-1"/>
              </w:rPr>
              <w:t xml:space="preserve"> </w:t>
            </w:r>
            <w:r w:rsidR="004C4379">
              <w:t>(LSP)</w:t>
            </w:r>
            <w:r w:rsidR="004C4379">
              <w:tab/>
            </w:r>
          </w:hyperlink>
          <w:r w:rsidR="00CA216B">
            <w:t>5</w:t>
          </w:r>
        </w:p>
        <w:p w14:paraId="573BD67D" w14:textId="59A077E7" w:rsidR="004C4379" w:rsidRDefault="00156B78" w:rsidP="004C4379">
          <w:pPr>
            <w:pStyle w:val="TOC4"/>
            <w:numPr>
              <w:ilvl w:val="2"/>
              <w:numId w:val="3"/>
            </w:numPr>
            <w:tabs>
              <w:tab w:val="left" w:pos="1005"/>
              <w:tab w:val="right" w:leader="dot" w:pos="9492"/>
            </w:tabs>
            <w:spacing w:before="237"/>
            <w:ind w:left="1004" w:hanging="423"/>
          </w:pPr>
          <w:hyperlink w:anchor="_bookmark8" w:history="1">
            <w:r w:rsidR="004C4379">
              <w:t>Interface Segregation</w:t>
            </w:r>
            <w:r w:rsidR="004C4379">
              <w:rPr>
                <w:spacing w:val="-2"/>
              </w:rPr>
              <w:t xml:space="preserve"> </w:t>
            </w:r>
            <w:r w:rsidR="004C4379">
              <w:t>Principle</w:t>
            </w:r>
            <w:r w:rsidR="004C4379">
              <w:rPr>
                <w:spacing w:val="-1"/>
              </w:rPr>
              <w:t xml:space="preserve"> </w:t>
            </w:r>
            <w:r w:rsidR="004C4379">
              <w:t>(ISP)</w:t>
            </w:r>
            <w:r w:rsidR="004C4379">
              <w:tab/>
            </w:r>
          </w:hyperlink>
          <w:r w:rsidR="000D1343">
            <w:t>5</w:t>
          </w:r>
        </w:p>
        <w:p w14:paraId="2DA06AC7" w14:textId="442E8983" w:rsidR="004C4379" w:rsidRDefault="00156B78" w:rsidP="004C4379">
          <w:pPr>
            <w:pStyle w:val="TOC4"/>
            <w:numPr>
              <w:ilvl w:val="2"/>
              <w:numId w:val="3"/>
            </w:numPr>
            <w:tabs>
              <w:tab w:val="left" w:pos="1003"/>
              <w:tab w:val="right" w:leader="dot" w:pos="9492"/>
            </w:tabs>
            <w:ind w:left="1002"/>
          </w:pPr>
          <w:hyperlink w:anchor="_bookmark9" w:history="1">
            <w:r w:rsidR="004C4379">
              <w:t>D</w:t>
            </w:r>
            <w:r w:rsidR="000D1343">
              <w:t>ependency Injection Principle</w:t>
            </w:r>
            <w:r w:rsidR="004C4379">
              <w:t xml:space="preserve"> (</w:t>
            </w:r>
            <w:r w:rsidR="000D1343">
              <w:t>DIP</w:t>
            </w:r>
            <w:r w:rsidR="004C4379">
              <w:t>)</w:t>
            </w:r>
            <w:r w:rsidR="004C4379">
              <w:tab/>
            </w:r>
          </w:hyperlink>
          <w:r w:rsidR="000D1343">
            <w:t>5</w:t>
          </w:r>
        </w:p>
        <w:p w14:paraId="7E2D274F" w14:textId="77777777" w:rsidR="004C4379" w:rsidRDefault="00156B78" w:rsidP="004C4379">
          <w:pPr>
            <w:pStyle w:val="TOC3"/>
            <w:numPr>
              <w:ilvl w:val="1"/>
              <w:numId w:val="3"/>
            </w:numPr>
            <w:tabs>
              <w:tab w:val="left" w:pos="707"/>
              <w:tab w:val="right" w:leader="dot" w:pos="9492"/>
            </w:tabs>
            <w:ind w:left="706" w:hanging="347"/>
          </w:pPr>
          <w:hyperlink w:anchor="_bookmark10" w:history="1">
            <w:r w:rsidR="004C4379">
              <w:t>Object-Oriented Concepts (Explanation of</w:t>
            </w:r>
            <w:r w:rsidR="004C4379">
              <w:rPr>
                <w:spacing w:val="-2"/>
              </w:rPr>
              <w:t xml:space="preserve"> </w:t>
            </w:r>
            <w:r w:rsidR="004C4379">
              <w:t>UML</w:t>
            </w:r>
            <w:r w:rsidR="004C4379">
              <w:rPr>
                <w:spacing w:val="-6"/>
              </w:rPr>
              <w:t xml:space="preserve"> </w:t>
            </w:r>
            <w:r w:rsidR="004C4379">
              <w:t>Diagram)</w:t>
            </w:r>
            <w:r w:rsidR="004C4379">
              <w:tab/>
              <w:t>6</w:t>
            </w:r>
          </w:hyperlink>
        </w:p>
        <w:p w14:paraId="0B020FB0" w14:textId="40D4EDE6" w:rsidR="004C4379" w:rsidRDefault="00156B78" w:rsidP="000D1343">
          <w:pPr>
            <w:pStyle w:val="TOC4"/>
            <w:numPr>
              <w:ilvl w:val="2"/>
              <w:numId w:val="3"/>
            </w:numPr>
            <w:tabs>
              <w:tab w:val="left" w:pos="988"/>
              <w:tab w:val="right" w:leader="dot" w:pos="9492"/>
            </w:tabs>
            <w:ind w:hanging="406"/>
          </w:pPr>
          <w:hyperlink w:anchor="_bookmark12" w:history="1">
            <w:r w:rsidR="000D1343">
              <w:t>Abstraction</w:t>
            </w:r>
            <w:r w:rsidR="004C4379">
              <w:tab/>
            </w:r>
          </w:hyperlink>
          <w:r w:rsidR="000D1343">
            <w:t>6</w:t>
          </w:r>
        </w:p>
        <w:p w14:paraId="692081C4" w14:textId="7A0C1216" w:rsidR="004C4379" w:rsidRDefault="00156B78" w:rsidP="004C4379">
          <w:pPr>
            <w:pStyle w:val="TOC4"/>
            <w:numPr>
              <w:ilvl w:val="2"/>
              <w:numId w:val="3"/>
            </w:numPr>
            <w:tabs>
              <w:tab w:val="left" w:pos="988"/>
              <w:tab w:val="right" w:leader="dot" w:pos="9492"/>
            </w:tabs>
            <w:ind w:hanging="406"/>
          </w:pPr>
          <w:hyperlink w:anchor="_bookmark14" w:history="1">
            <w:r w:rsidR="004C4379">
              <w:t>Encapsulation/</w:t>
            </w:r>
            <w:r w:rsidR="004C4379">
              <w:rPr>
                <w:spacing w:val="1"/>
              </w:rPr>
              <w:t xml:space="preserve"> </w:t>
            </w:r>
            <w:r w:rsidR="004C4379">
              <w:t>Information Hiding</w:t>
            </w:r>
            <w:r w:rsidR="004C4379">
              <w:tab/>
            </w:r>
          </w:hyperlink>
          <w:r w:rsidR="00CC4D9B">
            <w:t>6</w:t>
          </w:r>
        </w:p>
        <w:p w14:paraId="1F1F2A33" w14:textId="05F50EF3" w:rsidR="004C4379" w:rsidRDefault="00156B78" w:rsidP="004C4379">
          <w:pPr>
            <w:pStyle w:val="TOC4"/>
            <w:numPr>
              <w:ilvl w:val="2"/>
              <w:numId w:val="3"/>
            </w:numPr>
            <w:tabs>
              <w:tab w:val="left" w:pos="988"/>
              <w:tab w:val="right" w:leader="dot" w:pos="9492"/>
            </w:tabs>
            <w:ind w:hanging="406"/>
          </w:pPr>
          <w:hyperlink w:anchor="_bookmark15" w:history="1">
            <w:r w:rsidR="000D1343">
              <w:t>Inheritance</w:t>
            </w:r>
            <w:r w:rsidR="004C4379">
              <w:tab/>
            </w:r>
          </w:hyperlink>
          <w:r w:rsidR="00CC4D9B">
            <w:t>6</w:t>
          </w:r>
        </w:p>
        <w:p w14:paraId="09A2B2E2" w14:textId="513862D8" w:rsidR="004C4379" w:rsidRDefault="00156B78" w:rsidP="004C4379">
          <w:pPr>
            <w:pStyle w:val="TOC4"/>
            <w:numPr>
              <w:ilvl w:val="2"/>
              <w:numId w:val="3"/>
            </w:numPr>
            <w:tabs>
              <w:tab w:val="left" w:pos="988"/>
              <w:tab w:val="right" w:leader="dot" w:pos="9492"/>
            </w:tabs>
            <w:spacing w:before="237"/>
            <w:ind w:hanging="406"/>
          </w:pPr>
          <w:hyperlink w:anchor="_bookmark16" w:history="1">
            <w:r w:rsidR="004C4379">
              <w:t>Polymorphism</w:t>
            </w:r>
            <w:r w:rsidR="004C4379">
              <w:tab/>
            </w:r>
          </w:hyperlink>
          <w:r w:rsidR="00CC4D9B">
            <w:t>6</w:t>
          </w:r>
        </w:p>
        <w:p w14:paraId="211AAA2F" w14:textId="72DE35CA" w:rsidR="00E95230" w:rsidRDefault="00E95230" w:rsidP="004C4379">
          <w:pPr>
            <w:pStyle w:val="TOC4"/>
            <w:numPr>
              <w:ilvl w:val="2"/>
              <w:numId w:val="3"/>
            </w:numPr>
            <w:tabs>
              <w:tab w:val="left" w:pos="988"/>
              <w:tab w:val="right" w:leader="dot" w:pos="9492"/>
            </w:tabs>
            <w:spacing w:before="237"/>
            <w:ind w:hanging="406"/>
          </w:pPr>
          <w:r>
            <w:t>Composition</w:t>
          </w:r>
          <w:r w:rsidR="00D571AC" w:rsidRPr="00D571AC">
            <w:tab/>
          </w:r>
          <w:r w:rsidR="00CC4D9B">
            <w:t>7</w:t>
          </w:r>
          <w:r>
            <w:t xml:space="preserve"> </w:t>
          </w:r>
        </w:p>
        <w:p w14:paraId="4D45B651" w14:textId="2CC9503A" w:rsidR="00E95230" w:rsidRDefault="00E95230" w:rsidP="004C4379">
          <w:pPr>
            <w:pStyle w:val="TOC4"/>
            <w:numPr>
              <w:ilvl w:val="2"/>
              <w:numId w:val="3"/>
            </w:numPr>
            <w:tabs>
              <w:tab w:val="left" w:pos="988"/>
              <w:tab w:val="right" w:leader="dot" w:pos="9492"/>
            </w:tabs>
            <w:spacing w:before="237"/>
            <w:ind w:hanging="406"/>
          </w:pPr>
          <w:r>
            <w:t>Interface Realization</w:t>
          </w:r>
          <w:r w:rsidR="00D571AC" w:rsidRPr="00D571AC">
            <w:tab/>
          </w:r>
          <w:r w:rsidR="00D571AC">
            <w:t>7</w:t>
          </w:r>
        </w:p>
        <w:p w14:paraId="41B53F19" w14:textId="1B5A33F4" w:rsidR="004C4379" w:rsidRDefault="00156B78" w:rsidP="004C4379">
          <w:pPr>
            <w:pStyle w:val="TOC3"/>
            <w:numPr>
              <w:ilvl w:val="1"/>
              <w:numId w:val="3"/>
            </w:numPr>
            <w:tabs>
              <w:tab w:val="left" w:pos="601"/>
              <w:tab w:val="right" w:leader="dot" w:pos="9492"/>
            </w:tabs>
            <w:spacing w:before="241"/>
            <w:ind w:left="600" w:hanging="241"/>
          </w:pPr>
          <w:hyperlink w:anchor="_bookmark17" w:history="1">
            <w:r w:rsidR="004C4379">
              <w:t>Data</w:t>
            </w:r>
            <w:r w:rsidR="004C4379">
              <w:rPr>
                <w:spacing w:val="-1"/>
              </w:rPr>
              <w:t xml:space="preserve"> </w:t>
            </w:r>
            <w:r w:rsidR="004C4379">
              <w:t>Structure</w:t>
            </w:r>
            <w:r w:rsidR="004C4379">
              <w:tab/>
            </w:r>
          </w:hyperlink>
          <w:r w:rsidR="00D571AC">
            <w:t>7</w:t>
          </w:r>
        </w:p>
        <w:p w14:paraId="6142885C" w14:textId="6BF51F25" w:rsidR="004C4379" w:rsidRDefault="00156B78" w:rsidP="004C4379">
          <w:pPr>
            <w:pStyle w:val="TOC1"/>
            <w:numPr>
              <w:ilvl w:val="0"/>
              <w:numId w:val="3"/>
            </w:numPr>
            <w:tabs>
              <w:tab w:val="left" w:pos="498"/>
              <w:tab w:val="right" w:leader="dot" w:pos="9492"/>
            </w:tabs>
            <w:ind w:left="497" w:hanging="358"/>
          </w:pPr>
          <w:hyperlink w:anchor="_bookmark18" w:history="1">
            <w:r w:rsidR="004C4379">
              <w:t>Assumption</w:t>
            </w:r>
            <w:r w:rsidR="004C4379">
              <w:tab/>
            </w:r>
          </w:hyperlink>
          <w:r w:rsidR="00D571AC">
            <w:t>7</w:t>
          </w:r>
        </w:p>
        <w:p w14:paraId="507608F0" w14:textId="0A1C4CE3" w:rsidR="004C4379" w:rsidRDefault="00156B78" w:rsidP="004C4379">
          <w:pPr>
            <w:pStyle w:val="TOC1"/>
            <w:numPr>
              <w:ilvl w:val="0"/>
              <w:numId w:val="3"/>
            </w:numPr>
            <w:tabs>
              <w:tab w:val="left" w:pos="512"/>
              <w:tab w:val="right" w:leader="dot" w:pos="9492"/>
            </w:tabs>
            <w:spacing w:before="237"/>
            <w:ind w:left="511" w:hanging="372"/>
          </w:pPr>
          <w:hyperlink w:anchor="_bookmark19" w:history="1">
            <w:r w:rsidR="004C4379">
              <w:t>UML</w:t>
            </w:r>
            <w:r w:rsidR="004C4379">
              <w:rPr>
                <w:spacing w:val="-3"/>
              </w:rPr>
              <w:t xml:space="preserve"> </w:t>
            </w:r>
            <w:r w:rsidR="004C4379">
              <w:t>Diagram</w:t>
            </w:r>
            <w:r w:rsidR="004C4379">
              <w:tab/>
            </w:r>
          </w:hyperlink>
          <w:r w:rsidR="00D571AC">
            <w:t>8</w:t>
          </w:r>
        </w:p>
        <w:p w14:paraId="5B41BF05" w14:textId="53ECB970" w:rsidR="004C4379" w:rsidRDefault="00156B78" w:rsidP="004C4379">
          <w:pPr>
            <w:pStyle w:val="TOC1"/>
            <w:numPr>
              <w:ilvl w:val="0"/>
              <w:numId w:val="3"/>
            </w:numPr>
            <w:tabs>
              <w:tab w:val="left" w:pos="434"/>
              <w:tab w:val="right" w:leader="dot" w:pos="9492"/>
            </w:tabs>
            <w:ind w:left="433" w:hanging="294"/>
          </w:pPr>
          <w:hyperlink w:anchor="_bookmark20" w:history="1">
            <w:r w:rsidR="004C4379">
              <w:t>UML</w:t>
            </w:r>
            <w:r w:rsidR="004C4379">
              <w:rPr>
                <w:spacing w:val="-6"/>
              </w:rPr>
              <w:t xml:space="preserve"> </w:t>
            </w:r>
            <w:r w:rsidR="004C4379">
              <w:t>Sequence</w:t>
            </w:r>
            <w:r w:rsidR="004C4379">
              <w:rPr>
                <w:spacing w:val="-1"/>
              </w:rPr>
              <w:t xml:space="preserve"> </w:t>
            </w:r>
            <w:r w:rsidR="004C4379">
              <w:t>Diagram</w:t>
            </w:r>
            <w:r w:rsidR="004C4379">
              <w:tab/>
            </w:r>
          </w:hyperlink>
          <w:r w:rsidR="00D571AC">
            <w:t>9</w:t>
          </w:r>
        </w:p>
        <w:p w14:paraId="044A08DF" w14:textId="0C1B1F71" w:rsidR="004C4379" w:rsidRDefault="00156B78" w:rsidP="004C4379">
          <w:pPr>
            <w:pStyle w:val="TOC1"/>
            <w:numPr>
              <w:ilvl w:val="0"/>
              <w:numId w:val="3"/>
            </w:numPr>
            <w:tabs>
              <w:tab w:val="left" w:pos="513"/>
              <w:tab w:val="right" w:leader="dot" w:pos="9492"/>
            </w:tabs>
            <w:spacing w:before="237"/>
            <w:ind w:left="512" w:hanging="373"/>
          </w:pPr>
          <w:hyperlink w:anchor="_bookmark21" w:history="1">
            <w:r w:rsidR="004C4379">
              <w:t>Test</w:t>
            </w:r>
            <w:r w:rsidR="004C4379">
              <w:rPr>
                <w:spacing w:val="-1"/>
              </w:rPr>
              <w:t xml:space="preserve"> </w:t>
            </w:r>
            <w:r w:rsidR="004C4379">
              <w:t>Cases</w:t>
            </w:r>
            <w:r w:rsidR="004C4379">
              <w:tab/>
              <w:t>1</w:t>
            </w:r>
          </w:hyperlink>
          <w:r w:rsidR="00D571AC">
            <w:t>0</w:t>
          </w:r>
        </w:p>
      </w:sdtContent>
    </w:sdt>
    <w:p w14:paraId="413FD526" w14:textId="77777777" w:rsidR="004C4379" w:rsidRDefault="004C4379" w:rsidP="004C4379"/>
    <w:p w14:paraId="1D1E7048" w14:textId="6A1B98F8" w:rsidR="005662FE" w:rsidRDefault="005662FE" w:rsidP="004C4379"/>
    <w:p w14:paraId="352EA7B6" w14:textId="53C237C5" w:rsidR="26464CAE" w:rsidRPr="006342EF" w:rsidRDefault="000C2D8F" w:rsidP="006B4D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342EF">
        <w:rPr>
          <w:rFonts w:ascii="Times New Roman" w:hAnsi="Times New Roman" w:cs="Times New Roman"/>
          <w:b/>
          <w:bCs/>
          <w:sz w:val="36"/>
          <w:szCs w:val="36"/>
        </w:rPr>
        <w:lastRenderedPageBreak/>
        <w:t>INTRODUCTION</w:t>
      </w:r>
    </w:p>
    <w:p w14:paraId="4C1650F0" w14:textId="3A28E849" w:rsidR="00327A26" w:rsidRPr="000B7648" w:rsidRDefault="00327A26" w:rsidP="000B7648">
      <w:pPr>
        <w:jc w:val="both"/>
        <w:rPr>
          <w:rFonts w:ascii="Times New Roman" w:hAnsi="Times New Roman" w:cs="Times New Roman"/>
          <w:sz w:val="24"/>
          <w:szCs w:val="24"/>
        </w:rPr>
      </w:pPr>
      <w:r w:rsidRPr="000B7648">
        <w:rPr>
          <w:rFonts w:ascii="Times New Roman" w:hAnsi="Times New Roman" w:cs="Times New Roman"/>
          <w:sz w:val="24"/>
          <w:szCs w:val="24"/>
        </w:rPr>
        <w:t xml:space="preserve">My </w:t>
      </w:r>
      <w:proofErr w:type="spellStart"/>
      <w:r w:rsidRPr="000B7648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Pr="000B7648">
        <w:rPr>
          <w:rFonts w:ascii="Times New Roman" w:hAnsi="Times New Roman" w:cs="Times New Roman"/>
          <w:sz w:val="24"/>
          <w:szCs w:val="24"/>
        </w:rPr>
        <w:t xml:space="preserve"> Automated Registration System (</w:t>
      </w:r>
      <w:proofErr w:type="spellStart"/>
      <w:r w:rsidRPr="000B7648">
        <w:rPr>
          <w:rFonts w:ascii="Times New Roman" w:hAnsi="Times New Roman" w:cs="Times New Roman"/>
          <w:sz w:val="24"/>
          <w:szCs w:val="24"/>
        </w:rPr>
        <w:t>MySTARS</w:t>
      </w:r>
      <w:proofErr w:type="spellEnd"/>
      <w:r w:rsidRPr="000B7648">
        <w:rPr>
          <w:rFonts w:ascii="Times New Roman" w:hAnsi="Times New Roman" w:cs="Times New Roman"/>
          <w:sz w:val="24"/>
          <w:szCs w:val="24"/>
        </w:rPr>
        <w:t>) is a console-based</w:t>
      </w:r>
      <w:r w:rsidR="00E36A75" w:rsidRPr="000B7648">
        <w:rPr>
          <w:rFonts w:ascii="Times New Roman" w:hAnsi="Times New Roman" w:cs="Times New Roman"/>
          <w:sz w:val="24"/>
          <w:szCs w:val="24"/>
        </w:rPr>
        <w:t xml:space="preserve"> a</w:t>
      </w:r>
      <w:r w:rsidRPr="000B7648">
        <w:rPr>
          <w:rFonts w:ascii="Times New Roman" w:hAnsi="Times New Roman" w:cs="Times New Roman"/>
          <w:sz w:val="24"/>
          <w:szCs w:val="24"/>
        </w:rPr>
        <w:t>pplication designed and developed for both staff and student</w:t>
      </w:r>
      <w:r w:rsidR="00453D61" w:rsidRPr="000B7648">
        <w:rPr>
          <w:rFonts w:ascii="Times New Roman" w:hAnsi="Times New Roman" w:cs="Times New Roman"/>
          <w:sz w:val="24"/>
          <w:szCs w:val="24"/>
        </w:rPr>
        <w:t>s</w:t>
      </w:r>
      <w:r w:rsidRPr="000B7648">
        <w:rPr>
          <w:rFonts w:ascii="Times New Roman" w:hAnsi="Times New Roman" w:cs="Times New Roman"/>
          <w:sz w:val="24"/>
          <w:szCs w:val="24"/>
        </w:rPr>
        <w:t xml:space="preserve"> to manage registration of courses. Th</w:t>
      </w:r>
      <w:r w:rsidR="00B175DF" w:rsidRPr="000B7648">
        <w:rPr>
          <w:rFonts w:ascii="Times New Roman" w:hAnsi="Times New Roman" w:cs="Times New Roman"/>
          <w:sz w:val="24"/>
          <w:szCs w:val="24"/>
        </w:rPr>
        <w:t>is</w:t>
      </w:r>
      <w:r w:rsidRPr="000B7648">
        <w:rPr>
          <w:rFonts w:ascii="Times New Roman" w:hAnsi="Times New Roman" w:cs="Times New Roman"/>
          <w:sz w:val="24"/>
          <w:szCs w:val="24"/>
        </w:rPr>
        <w:t xml:space="preserve"> application </w:t>
      </w:r>
      <w:r w:rsidR="00B175DF" w:rsidRPr="000B7648">
        <w:rPr>
          <w:rFonts w:ascii="Times New Roman" w:hAnsi="Times New Roman" w:cs="Times New Roman"/>
          <w:sz w:val="24"/>
          <w:szCs w:val="24"/>
        </w:rPr>
        <w:t>encompasses</w:t>
      </w:r>
      <w:r w:rsidRPr="000B7648">
        <w:rPr>
          <w:rFonts w:ascii="Times New Roman" w:hAnsi="Times New Roman" w:cs="Times New Roman"/>
          <w:sz w:val="24"/>
          <w:szCs w:val="24"/>
        </w:rPr>
        <w:t xml:space="preserve"> the key features such as creation of new courses, registration of courses and addition of student records.</w:t>
      </w:r>
    </w:p>
    <w:p w14:paraId="0F2BE168" w14:textId="7775FE27" w:rsidR="00327A26" w:rsidRPr="000B7648" w:rsidRDefault="00327A26" w:rsidP="000B7648">
      <w:pPr>
        <w:jc w:val="both"/>
        <w:rPr>
          <w:rFonts w:ascii="Times New Roman" w:hAnsi="Times New Roman" w:cs="Times New Roman"/>
          <w:sz w:val="24"/>
          <w:szCs w:val="24"/>
        </w:rPr>
      </w:pPr>
      <w:r w:rsidRPr="000B7648">
        <w:rPr>
          <w:rFonts w:ascii="Times New Roman" w:hAnsi="Times New Roman" w:cs="Times New Roman"/>
          <w:sz w:val="24"/>
          <w:szCs w:val="24"/>
        </w:rPr>
        <w:t>This report covers the object-oriented programming (OOP) concepts and key design</w:t>
      </w:r>
      <w:r w:rsidR="00E36A75" w:rsidRPr="000B7648">
        <w:rPr>
          <w:rFonts w:ascii="Times New Roman" w:hAnsi="Times New Roman" w:cs="Times New Roman"/>
          <w:sz w:val="24"/>
          <w:szCs w:val="24"/>
        </w:rPr>
        <w:t xml:space="preserve"> c</w:t>
      </w:r>
      <w:r w:rsidRPr="000B7648">
        <w:rPr>
          <w:rFonts w:ascii="Times New Roman" w:hAnsi="Times New Roman" w:cs="Times New Roman"/>
          <w:sz w:val="24"/>
          <w:szCs w:val="24"/>
        </w:rPr>
        <w:t>onsiderations</w:t>
      </w:r>
      <w:r w:rsidR="0020184F" w:rsidRPr="000B7648">
        <w:rPr>
          <w:rFonts w:ascii="Times New Roman" w:hAnsi="Times New Roman" w:cs="Times New Roman"/>
          <w:sz w:val="24"/>
          <w:szCs w:val="24"/>
        </w:rPr>
        <w:t xml:space="preserve"> </w:t>
      </w:r>
      <w:r w:rsidRPr="000B7648">
        <w:rPr>
          <w:rFonts w:ascii="Times New Roman" w:hAnsi="Times New Roman" w:cs="Times New Roman"/>
          <w:sz w:val="24"/>
          <w:szCs w:val="24"/>
        </w:rPr>
        <w:t xml:space="preserve">used to implement the application. The design will also be represented in a UML Class Diagram and UML Sequence Diagram for one of the features, showing the </w:t>
      </w:r>
      <w:r w:rsidR="00E46723" w:rsidRPr="000B7648">
        <w:rPr>
          <w:rFonts w:ascii="Times New Roman" w:hAnsi="Times New Roman" w:cs="Times New Roman"/>
          <w:sz w:val="24"/>
          <w:szCs w:val="24"/>
        </w:rPr>
        <w:t>relationships and interactions</w:t>
      </w:r>
      <w:r w:rsidRPr="000B7648">
        <w:rPr>
          <w:rFonts w:ascii="Times New Roman" w:hAnsi="Times New Roman" w:cs="Times New Roman"/>
          <w:sz w:val="24"/>
          <w:szCs w:val="24"/>
        </w:rPr>
        <w:t xml:space="preserve"> between the objects. Moreover, several test cases </w:t>
      </w:r>
      <w:r w:rsidR="00BB3171" w:rsidRPr="000B7648">
        <w:rPr>
          <w:rFonts w:ascii="Times New Roman" w:hAnsi="Times New Roman" w:cs="Times New Roman"/>
          <w:sz w:val="24"/>
          <w:szCs w:val="24"/>
        </w:rPr>
        <w:t>have been included to ensure that the requirements of the application that had been set initially, are met.</w:t>
      </w:r>
    </w:p>
    <w:p w14:paraId="2D467645" w14:textId="5419A2DB" w:rsidR="004C4379" w:rsidRPr="00B84CD0" w:rsidRDefault="00761584" w:rsidP="00B84C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84CD0">
        <w:rPr>
          <w:rFonts w:ascii="Times New Roman" w:hAnsi="Times New Roman" w:cs="Times New Roman"/>
          <w:b/>
          <w:bCs/>
          <w:sz w:val="36"/>
          <w:szCs w:val="36"/>
        </w:rPr>
        <w:t>DESIGN CONSIDERATIONS</w:t>
      </w:r>
    </w:p>
    <w:p w14:paraId="63ABF3AE" w14:textId="3A73E4FF" w:rsidR="00946D54" w:rsidRDefault="00946D54" w:rsidP="00946D5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97996">
        <w:rPr>
          <w:rFonts w:ascii="Times New Roman" w:hAnsi="Times New Roman" w:cs="Times New Roman"/>
          <w:b/>
          <w:bCs/>
          <w:sz w:val="24"/>
          <w:szCs w:val="24"/>
        </w:rPr>
        <w:t>Method of Approach</w:t>
      </w:r>
    </w:p>
    <w:p w14:paraId="50FF5A32" w14:textId="77777777" w:rsidR="00171306" w:rsidRPr="00197996" w:rsidRDefault="00171306" w:rsidP="57015C2C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A7E2CC" w14:textId="0AAE09D5" w:rsidR="004C4379" w:rsidRDefault="00171306" w:rsidP="00CD2B5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project </w:t>
      </w:r>
      <w:r w:rsidR="00BD6E49">
        <w:rPr>
          <w:rFonts w:ascii="Times New Roman" w:hAnsi="Times New Roman" w:cs="Times New Roman"/>
          <w:sz w:val="24"/>
          <w:szCs w:val="24"/>
        </w:rPr>
        <w:t xml:space="preserve">was a comprehensive application of OO concepts, </w:t>
      </w:r>
      <w:r w:rsidR="005F2660">
        <w:rPr>
          <w:rFonts w:ascii="Times New Roman" w:hAnsi="Times New Roman" w:cs="Times New Roman"/>
          <w:sz w:val="24"/>
          <w:szCs w:val="24"/>
        </w:rPr>
        <w:t xml:space="preserve">both in terms of ensuring proper design and </w:t>
      </w:r>
      <w:r w:rsidR="009B72D1">
        <w:rPr>
          <w:rFonts w:ascii="Times New Roman" w:hAnsi="Times New Roman" w:cs="Times New Roman"/>
          <w:sz w:val="24"/>
          <w:szCs w:val="24"/>
        </w:rPr>
        <w:t>efficiency of code.</w:t>
      </w:r>
    </w:p>
    <w:p w14:paraId="321E31B9" w14:textId="3236970E" w:rsidR="00B84CD0" w:rsidRDefault="00EF0C72" w:rsidP="00CD2B5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architectural style that we have adopted is thus the Object</w:t>
      </w:r>
      <w:r w:rsidR="00F8035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Oriented Architecture, which is a newer form of the call-and-return architecture</w:t>
      </w:r>
    </w:p>
    <w:p w14:paraId="734DB1C0" w14:textId="77777777" w:rsidR="00CC7ADA" w:rsidRPr="00CC7ADA" w:rsidRDefault="00CC7ADA" w:rsidP="00CD2B5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F52D84F" w14:textId="78F3FAF8" w:rsidR="3CCFD412" w:rsidRPr="00B84CD0" w:rsidRDefault="3CCFD412" w:rsidP="00CD2B52">
      <w:pPr>
        <w:pStyle w:val="ListParagraph"/>
        <w:numPr>
          <w:ilvl w:val="0"/>
          <w:numId w:val="5"/>
        </w:num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B84CD0">
        <w:rPr>
          <w:rFonts w:ascii="Times New Roman" w:hAnsi="Times New Roman" w:cs="Times New Roman"/>
          <w:b/>
          <w:bCs/>
          <w:sz w:val="24"/>
          <w:szCs w:val="24"/>
        </w:rPr>
        <w:t>Design considerations</w:t>
      </w:r>
      <w:r w:rsidR="388C62B4" w:rsidRPr="00B84CD0">
        <w:rPr>
          <w:rFonts w:ascii="Times New Roman" w:hAnsi="Times New Roman" w:cs="Times New Roman"/>
          <w:b/>
          <w:bCs/>
          <w:sz w:val="24"/>
          <w:szCs w:val="24"/>
        </w:rPr>
        <w:t xml:space="preserve"> and</w:t>
      </w:r>
      <w:r w:rsidRPr="00B84CD0">
        <w:rPr>
          <w:rFonts w:ascii="Times New Roman" w:hAnsi="Times New Roman" w:cs="Times New Roman"/>
          <w:b/>
          <w:bCs/>
          <w:sz w:val="24"/>
          <w:szCs w:val="24"/>
        </w:rPr>
        <w:t xml:space="preserve"> principles</w:t>
      </w:r>
    </w:p>
    <w:p w14:paraId="74B6BC0C" w14:textId="7681DF9B" w:rsidR="367776C8" w:rsidRPr="00197996" w:rsidRDefault="367776C8" w:rsidP="00CD2B52">
      <w:pPr>
        <w:jc w:val="both"/>
        <w:rPr>
          <w:rFonts w:ascii="Times New Roman" w:hAnsi="Times New Roman" w:cs="Times New Roman"/>
          <w:sz w:val="24"/>
          <w:szCs w:val="24"/>
        </w:rPr>
      </w:pPr>
      <w:r w:rsidRPr="00197996">
        <w:rPr>
          <w:rFonts w:ascii="Times New Roman" w:hAnsi="Times New Roman" w:cs="Times New Roman"/>
          <w:sz w:val="24"/>
          <w:szCs w:val="24"/>
        </w:rPr>
        <w:t xml:space="preserve">In our </w:t>
      </w:r>
      <w:r w:rsidR="0FDCFED8" w:rsidRPr="00197996">
        <w:rPr>
          <w:rFonts w:ascii="Times New Roman" w:hAnsi="Times New Roman" w:cs="Times New Roman"/>
          <w:sz w:val="24"/>
          <w:szCs w:val="24"/>
        </w:rPr>
        <w:t xml:space="preserve">project </w:t>
      </w:r>
      <w:r w:rsidRPr="00197996">
        <w:rPr>
          <w:rFonts w:ascii="Times New Roman" w:hAnsi="Times New Roman" w:cs="Times New Roman"/>
          <w:sz w:val="24"/>
          <w:szCs w:val="24"/>
        </w:rPr>
        <w:t>design</w:t>
      </w:r>
      <w:r w:rsidR="42A83A71" w:rsidRPr="00197996">
        <w:rPr>
          <w:rFonts w:ascii="Times New Roman" w:hAnsi="Times New Roman" w:cs="Times New Roman"/>
          <w:sz w:val="24"/>
          <w:szCs w:val="24"/>
        </w:rPr>
        <w:t>, SOLID design principles</w:t>
      </w:r>
      <w:r w:rsidR="30964F94" w:rsidRPr="00197996">
        <w:rPr>
          <w:rFonts w:ascii="Times New Roman" w:hAnsi="Times New Roman" w:cs="Times New Roman"/>
          <w:sz w:val="24"/>
          <w:szCs w:val="24"/>
        </w:rPr>
        <w:t xml:space="preserve"> are extensively applied</w:t>
      </w:r>
      <w:r w:rsidR="68EAC349" w:rsidRPr="00197996">
        <w:rPr>
          <w:rFonts w:ascii="Times New Roman" w:hAnsi="Times New Roman" w:cs="Times New Roman"/>
          <w:sz w:val="24"/>
          <w:szCs w:val="24"/>
        </w:rPr>
        <w:t xml:space="preserve"> to make sure the project is easy to maintain and modify</w:t>
      </w:r>
      <w:r w:rsidR="5F1C545D" w:rsidRPr="00197996">
        <w:rPr>
          <w:rFonts w:ascii="Times New Roman" w:hAnsi="Times New Roman" w:cs="Times New Roman"/>
          <w:sz w:val="24"/>
          <w:szCs w:val="24"/>
        </w:rPr>
        <w:t xml:space="preserve"> </w:t>
      </w:r>
      <w:r w:rsidR="768F807B" w:rsidRPr="00197996">
        <w:rPr>
          <w:rFonts w:ascii="Times New Roman" w:hAnsi="Times New Roman" w:cs="Times New Roman"/>
          <w:sz w:val="24"/>
          <w:szCs w:val="24"/>
        </w:rPr>
        <w:t xml:space="preserve">the codes </w:t>
      </w:r>
      <w:r w:rsidR="5F1C545D" w:rsidRPr="00197996">
        <w:rPr>
          <w:rFonts w:ascii="Times New Roman" w:hAnsi="Times New Roman" w:cs="Times New Roman"/>
          <w:sz w:val="24"/>
          <w:szCs w:val="24"/>
        </w:rPr>
        <w:t>with minimal cost</w:t>
      </w:r>
      <w:r w:rsidR="665E86F4" w:rsidRPr="00197996">
        <w:rPr>
          <w:rFonts w:ascii="Times New Roman" w:hAnsi="Times New Roman" w:cs="Times New Roman"/>
          <w:sz w:val="24"/>
          <w:szCs w:val="24"/>
        </w:rPr>
        <w:t xml:space="preserve"> by minimi</w:t>
      </w:r>
      <w:r w:rsidR="004F349D">
        <w:rPr>
          <w:rFonts w:ascii="Times New Roman" w:hAnsi="Times New Roman" w:cs="Times New Roman"/>
          <w:sz w:val="24"/>
          <w:szCs w:val="24"/>
        </w:rPr>
        <w:t>z</w:t>
      </w:r>
      <w:r w:rsidR="665E86F4" w:rsidRPr="00197996">
        <w:rPr>
          <w:rFonts w:ascii="Times New Roman" w:hAnsi="Times New Roman" w:cs="Times New Roman"/>
          <w:sz w:val="24"/>
          <w:szCs w:val="24"/>
        </w:rPr>
        <w:t>ing the impact of changes</w:t>
      </w:r>
      <w:r w:rsidR="5F1C545D" w:rsidRPr="00197996">
        <w:rPr>
          <w:rFonts w:ascii="Times New Roman" w:hAnsi="Times New Roman" w:cs="Times New Roman"/>
          <w:sz w:val="24"/>
          <w:szCs w:val="24"/>
        </w:rPr>
        <w:t xml:space="preserve">. The SOLID design principles are namely </w:t>
      </w:r>
      <w:r w:rsidR="0040427E">
        <w:rPr>
          <w:rFonts w:ascii="Times New Roman" w:hAnsi="Times New Roman" w:cs="Times New Roman"/>
          <w:sz w:val="24"/>
          <w:szCs w:val="24"/>
        </w:rPr>
        <w:t>S</w:t>
      </w:r>
      <w:r w:rsidR="5F1C545D" w:rsidRPr="00197996">
        <w:rPr>
          <w:rFonts w:ascii="Times New Roman" w:hAnsi="Times New Roman" w:cs="Times New Roman"/>
          <w:sz w:val="24"/>
          <w:szCs w:val="24"/>
        </w:rPr>
        <w:t xml:space="preserve">ingle Responsibility Principle, Open/Closed Principle, </w:t>
      </w:r>
      <w:proofErr w:type="spellStart"/>
      <w:r w:rsidR="5F1C545D" w:rsidRPr="00197996">
        <w:rPr>
          <w:rFonts w:ascii="Times New Roman" w:hAnsi="Times New Roman" w:cs="Times New Roman"/>
          <w:sz w:val="24"/>
          <w:szCs w:val="24"/>
        </w:rPr>
        <w:t>Liskov</w:t>
      </w:r>
      <w:proofErr w:type="spellEnd"/>
      <w:r w:rsidR="5F1C545D" w:rsidRPr="00197996">
        <w:rPr>
          <w:rFonts w:ascii="Times New Roman" w:hAnsi="Times New Roman" w:cs="Times New Roman"/>
          <w:sz w:val="24"/>
          <w:szCs w:val="24"/>
        </w:rPr>
        <w:t xml:space="preserve"> Substitution Principle</w:t>
      </w:r>
      <w:r w:rsidR="5846F54F" w:rsidRPr="00197996">
        <w:rPr>
          <w:rFonts w:ascii="Times New Roman" w:hAnsi="Times New Roman" w:cs="Times New Roman"/>
          <w:sz w:val="24"/>
          <w:szCs w:val="24"/>
        </w:rPr>
        <w:t xml:space="preserve">, </w:t>
      </w:r>
      <w:r w:rsidR="5F1C545D" w:rsidRPr="00197996">
        <w:rPr>
          <w:rFonts w:ascii="Times New Roman" w:hAnsi="Times New Roman" w:cs="Times New Roman"/>
          <w:sz w:val="24"/>
          <w:szCs w:val="24"/>
        </w:rPr>
        <w:t>Interface Segregation Principle</w:t>
      </w:r>
      <w:r w:rsidR="212664EB" w:rsidRPr="00197996">
        <w:rPr>
          <w:rFonts w:ascii="Times New Roman" w:hAnsi="Times New Roman" w:cs="Times New Roman"/>
          <w:sz w:val="24"/>
          <w:szCs w:val="24"/>
        </w:rPr>
        <w:t xml:space="preserve">, and </w:t>
      </w:r>
      <w:r w:rsidR="5F1C545D" w:rsidRPr="00197996">
        <w:rPr>
          <w:rFonts w:ascii="Times New Roman" w:hAnsi="Times New Roman" w:cs="Times New Roman"/>
          <w:sz w:val="24"/>
          <w:szCs w:val="24"/>
        </w:rPr>
        <w:t xml:space="preserve">Dependency </w:t>
      </w:r>
      <w:r w:rsidR="6ECC5C1D" w:rsidRPr="00197996">
        <w:rPr>
          <w:rFonts w:ascii="Times New Roman" w:hAnsi="Times New Roman" w:cs="Times New Roman"/>
          <w:sz w:val="24"/>
          <w:szCs w:val="24"/>
        </w:rPr>
        <w:t>In</w:t>
      </w:r>
      <w:r w:rsidR="4619EB90" w:rsidRPr="00197996">
        <w:rPr>
          <w:rFonts w:ascii="Times New Roman" w:hAnsi="Times New Roman" w:cs="Times New Roman"/>
          <w:sz w:val="24"/>
          <w:szCs w:val="24"/>
        </w:rPr>
        <w:t>jection</w:t>
      </w:r>
      <w:r w:rsidR="5F1C545D" w:rsidRPr="00197996">
        <w:rPr>
          <w:rFonts w:ascii="Times New Roman" w:hAnsi="Times New Roman" w:cs="Times New Roman"/>
          <w:sz w:val="24"/>
          <w:szCs w:val="24"/>
        </w:rPr>
        <w:t xml:space="preserve"> Principle</w:t>
      </w:r>
      <w:r w:rsidR="53AB932D" w:rsidRPr="00197996">
        <w:rPr>
          <w:rFonts w:ascii="Times New Roman" w:hAnsi="Times New Roman" w:cs="Times New Roman"/>
          <w:sz w:val="24"/>
          <w:szCs w:val="24"/>
        </w:rPr>
        <w:t xml:space="preserve">. Detailed explanation and </w:t>
      </w:r>
      <w:r w:rsidR="7C9DB31F" w:rsidRPr="00197996">
        <w:rPr>
          <w:rFonts w:ascii="Times New Roman" w:hAnsi="Times New Roman" w:cs="Times New Roman"/>
          <w:sz w:val="24"/>
          <w:szCs w:val="24"/>
        </w:rPr>
        <w:t>implementation</w:t>
      </w:r>
      <w:r w:rsidR="53AB932D" w:rsidRPr="00197996">
        <w:rPr>
          <w:rFonts w:ascii="Times New Roman" w:hAnsi="Times New Roman" w:cs="Times New Roman"/>
          <w:sz w:val="24"/>
          <w:szCs w:val="24"/>
        </w:rPr>
        <w:t xml:space="preserve"> examples will be elaborated one by one. </w:t>
      </w:r>
    </w:p>
    <w:p w14:paraId="14A620BA" w14:textId="06A8FF66" w:rsidR="5A27200D" w:rsidRPr="002922BA" w:rsidRDefault="27C4B7E6" w:rsidP="00CD2B52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</w:pPr>
      <w:r w:rsidRPr="002922BA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>b</w:t>
      </w:r>
      <w:r w:rsidR="5A27200D" w:rsidRPr="002922BA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>.</w:t>
      </w:r>
      <w:r w:rsidR="00CC7ADA" w:rsidRPr="002922BA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 xml:space="preserve"> </w:t>
      </w:r>
      <w:r w:rsidR="5A27200D" w:rsidRPr="002922BA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 xml:space="preserve">1 </w:t>
      </w:r>
      <w:r w:rsidR="5FDF0170" w:rsidRPr="002922BA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>Single Responsibility Principle</w:t>
      </w:r>
    </w:p>
    <w:p w14:paraId="40D7AB9B" w14:textId="77777777" w:rsidR="007F4E75" w:rsidRPr="006342EF" w:rsidRDefault="3AA0D0E7" w:rsidP="00CD2B5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342EF">
        <w:rPr>
          <w:rFonts w:ascii="Times New Roman" w:hAnsi="Times New Roman" w:cs="Times New Roman"/>
          <w:sz w:val="24"/>
          <w:szCs w:val="24"/>
        </w:rPr>
        <w:t>This principle means that there should never be more than ONE reason for a class to change</w:t>
      </w:r>
      <w:r w:rsidR="5E746C02" w:rsidRPr="006342EF">
        <w:rPr>
          <w:rFonts w:ascii="Times New Roman" w:hAnsi="Times New Roman" w:cs="Times New Roman"/>
          <w:sz w:val="24"/>
          <w:szCs w:val="24"/>
        </w:rPr>
        <w:t>, which means high cohesion. To achieve this objective, we</w:t>
      </w:r>
      <w:r w:rsidR="6690041D" w:rsidRPr="006342EF">
        <w:rPr>
          <w:rFonts w:ascii="Times New Roman" w:hAnsi="Times New Roman" w:cs="Times New Roman"/>
          <w:sz w:val="24"/>
          <w:szCs w:val="24"/>
        </w:rPr>
        <w:t xml:space="preserve"> try to make </w:t>
      </w:r>
      <w:r w:rsidR="2F450633" w:rsidRPr="006342EF">
        <w:rPr>
          <w:rFonts w:ascii="Times New Roman" w:hAnsi="Times New Roman" w:cs="Times New Roman"/>
          <w:sz w:val="24"/>
          <w:szCs w:val="24"/>
        </w:rPr>
        <w:t>all our classes to bear only one responsibility</w:t>
      </w:r>
      <w:r w:rsidR="63811B7C" w:rsidRPr="006342E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6443B5" w14:textId="77777777" w:rsidR="006342EF" w:rsidRPr="006342EF" w:rsidRDefault="63811B7C" w:rsidP="00CD2B5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342EF">
        <w:rPr>
          <w:rFonts w:ascii="Times New Roman" w:hAnsi="Times New Roman" w:cs="Times New Roman"/>
          <w:sz w:val="24"/>
          <w:szCs w:val="24"/>
        </w:rPr>
        <w:t xml:space="preserve">For example, the Menu class only print the menu of the actions </w:t>
      </w:r>
      <w:r w:rsidR="5256F07A" w:rsidRPr="006342EF">
        <w:rPr>
          <w:rFonts w:ascii="Times New Roman" w:hAnsi="Times New Roman" w:cs="Times New Roman"/>
          <w:sz w:val="24"/>
          <w:szCs w:val="24"/>
        </w:rPr>
        <w:t>that our users can take and then pass on the input of the user to the respective controller clas</w:t>
      </w:r>
      <w:r w:rsidR="37079533" w:rsidRPr="006342EF">
        <w:rPr>
          <w:rFonts w:ascii="Times New Roman" w:hAnsi="Times New Roman" w:cs="Times New Roman"/>
          <w:sz w:val="24"/>
          <w:szCs w:val="24"/>
        </w:rPr>
        <w:t>ses or the application classes.</w:t>
      </w:r>
      <w:r w:rsidR="73D248F5" w:rsidRPr="006342EF">
        <w:rPr>
          <w:rFonts w:ascii="Times New Roman" w:hAnsi="Times New Roman" w:cs="Times New Roman"/>
          <w:sz w:val="24"/>
          <w:szCs w:val="24"/>
        </w:rPr>
        <w:t xml:space="preserve"> Since the Menu class has no access to the actual functionality to the </w:t>
      </w:r>
      <w:r w:rsidR="671A85A5" w:rsidRPr="006342EF">
        <w:rPr>
          <w:rFonts w:ascii="Times New Roman" w:hAnsi="Times New Roman" w:cs="Times New Roman"/>
          <w:sz w:val="24"/>
          <w:szCs w:val="24"/>
        </w:rPr>
        <w:t xml:space="preserve">respective classes, but merely uses them, any modification done on other classes or functions will not affect the </w:t>
      </w:r>
      <w:r w:rsidR="645D1FAA" w:rsidRPr="006342EF">
        <w:rPr>
          <w:rFonts w:ascii="Times New Roman" w:hAnsi="Times New Roman" w:cs="Times New Roman"/>
          <w:sz w:val="24"/>
          <w:szCs w:val="24"/>
        </w:rPr>
        <w:t xml:space="preserve">Menu class and vice versa. </w:t>
      </w:r>
    </w:p>
    <w:p w14:paraId="73CE7BEB" w14:textId="0A048B64" w:rsidR="3AA0D0E7" w:rsidRDefault="645D1FAA" w:rsidP="00CD2B5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342EF">
        <w:rPr>
          <w:rFonts w:ascii="Times New Roman" w:hAnsi="Times New Roman" w:cs="Times New Roman"/>
          <w:sz w:val="24"/>
          <w:szCs w:val="24"/>
        </w:rPr>
        <w:t>As such, the ripple effect of changes on the codes will be extensively re</w:t>
      </w:r>
      <w:r w:rsidR="2E5804B6" w:rsidRPr="006342EF">
        <w:rPr>
          <w:rFonts w:ascii="Times New Roman" w:hAnsi="Times New Roman" w:cs="Times New Roman"/>
          <w:sz w:val="24"/>
          <w:szCs w:val="24"/>
        </w:rPr>
        <w:t xml:space="preserve">duced and the minimal modification efforts will be required in the entire STAR </w:t>
      </w:r>
      <w:r w:rsidR="2B9A9EBB" w:rsidRPr="006342EF">
        <w:rPr>
          <w:rFonts w:ascii="Times New Roman" w:hAnsi="Times New Roman" w:cs="Times New Roman"/>
          <w:sz w:val="24"/>
          <w:szCs w:val="24"/>
        </w:rPr>
        <w:t>system</w:t>
      </w:r>
      <w:r w:rsidR="2E5804B6" w:rsidRPr="006342EF">
        <w:rPr>
          <w:rFonts w:ascii="Times New Roman" w:hAnsi="Times New Roman" w:cs="Times New Roman"/>
          <w:sz w:val="24"/>
          <w:szCs w:val="24"/>
        </w:rPr>
        <w:t>.</w:t>
      </w:r>
    </w:p>
    <w:p w14:paraId="11BD51D9" w14:textId="2AD173DA" w:rsidR="006B4DC8" w:rsidRDefault="006B4DC8" w:rsidP="006B4D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56485D" w14:textId="77777777" w:rsidR="006B4DC8" w:rsidRPr="006B4DC8" w:rsidRDefault="006B4DC8" w:rsidP="006B4D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9D92B6" w14:textId="39C1D1E7" w:rsidR="21FFC026" w:rsidRPr="002922BA" w:rsidRDefault="0B820446" w:rsidP="00946746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</w:pPr>
      <w:r w:rsidRPr="002922BA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lastRenderedPageBreak/>
        <w:t>b</w:t>
      </w:r>
      <w:commentRangeStart w:id="2"/>
      <w:r w:rsidR="21FFC026" w:rsidRPr="002922BA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 xml:space="preserve">.2 </w:t>
      </w:r>
      <w:r w:rsidR="5FDF0170" w:rsidRPr="002922BA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>Open/Closed Principle</w:t>
      </w:r>
      <w:commentRangeEnd w:id="2"/>
      <w:r w:rsidR="21FFC026">
        <w:rPr>
          <w:rStyle w:val="CommentReference"/>
        </w:rPr>
        <w:commentReference w:id="2"/>
      </w:r>
    </w:p>
    <w:p w14:paraId="5BF5A04C" w14:textId="77777777" w:rsidR="006B4DC8" w:rsidRPr="006B4DC8" w:rsidRDefault="28D7CF21" w:rsidP="006B4DC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B4DC8">
        <w:rPr>
          <w:rFonts w:ascii="Times New Roman" w:hAnsi="Times New Roman" w:cs="Times New Roman"/>
          <w:sz w:val="24"/>
          <w:szCs w:val="24"/>
        </w:rPr>
        <w:t xml:space="preserve">This principle means that a module should be open for extension but closed for modification. </w:t>
      </w:r>
      <w:r w:rsidR="23900AC2" w:rsidRPr="006B4DC8">
        <w:rPr>
          <w:rFonts w:ascii="Times New Roman" w:hAnsi="Times New Roman" w:cs="Times New Roman"/>
          <w:sz w:val="24"/>
          <w:szCs w:val="24"/>
        </w:rPr>
        <w:t xml:space="preserve">To achieve this, we </w:t>
      </w:r>
      <w:r w:rsidR="32487950" w:rsidRPr="006B4DC8">
        <w:rPr>
          <w:rFonts w:ascii="Times New Roman" w:hAnsi="Times New Roman" w:cs="Times New Roman"/>
          <w:sz w:val="24"/>
          <w:szCs w:val="24"/>
        </w:rPr>
        <w:t xml:space="preserve">make sure subclasses can only extend the </w:t>
      </w:r>
      <w:r w:rsidR="4F539090" w:rsidRPr="006B4DC8">
        <w:rPr>
          <w:rFonts w:ascii="Times New Roman" w:hAnsi="Times New Roman" w:cs="Times New Roman"/>
          <w:sz w:val="24"/>
          <w:szCs w:val="24"/>
        </w:rPr>
        <w:t>functionalities</w:t>
      </w:r>
      <w:r w:rsidR="32487950" w:rsidRPr="006B4DC8">
        <w:rPr>
          <w:rFonts w:ascii="Times New Roman" w:hAnsi="Times New Roman" w:cs="Times New Roman"/>
          <w:sz w:val="24"/>
          <w:szCs w:val="24"/>
        </w:rPr>
        <w:t xml:space="preserve"> of the superclass but ca</w:t>
      </w:r>
      <w:r w:rsidR="02278781" w:rsidRPr="006B4DC8">
        <w:rPr>
          <w:rFonts w:ascii="Times New Roman" w:hAnsi="Times New Roman" w:cs="Times New Roman"/>
          <w:sz w:val="24"/>
          <w:szCs w:val="24"/>
        </w:rPr>
        <w:t>nnot</w:t>
      </w:r>
      <w:r w:rsidR="35BB69AA" w:rsidRPr="006B4DC8">
        <w:rPr>
          <w:rFonts w:ascii="Times New Roman" w:hAnsi="Times New Roman" w:cs="Times New Roman"/>
          <w:sz w:val="24"/>
          <w:szCs w:val="24"/>
        </w:rPr>
        <w:t xml:space="preserve"> </w:t>
      </w:r>
      <w:r w:rsidR="02278781" w:rsidRPr="006B4DC8">
        <w:rPr>
          <w:rFonts w:ascii="Times New Roman" w:hAnsi="Times New Roman" w:cs="Times New Roman"/>
          <w:sz w:val="24"/>
          <w:szCs w:val="24"/>
        </w:rPr>
        <w:t>modify the source codes</w:t>
      </w:r>
      <w:r w:rsidR="64CD02E0" w:rsidRPr="006B4DC8">
        <w:rPr>
          <w:rFonts w:ascii="Times New Roman" w:hAnsi="Times New Roman" w:cs="Times New Roman"/>
          <w:sz w:val="24"/>
          <w:szCs w:val="24"/>
        </w:rPr>
        <w:t xml:space="preserve"> </w:t>
      </w:r>
      <w:r w:rsidR="35BB69AA" w:rsidRPr="006B4DC8">
        <w:rPr>
          <w:rFonts w:ascii="Times New Roman" w:hAnsi="Times New Roman" w:cs="Times New Roman"/>
          <w:sz w:val="24"/>
          <w:szCs w:val="24"/>
        </w:rPr>
        <w:t xml:space="preserve">in our project. </w:t>
      </w:r>
    </w:p>
    <w:p w14:paraId="57B275EB" w14:textId="4922ED47" w:rsidR="28D7CF21" w:rsidRPr="006B4DC8" w:rsidRDefault="35BB69AA" w:rsidP="006B4DC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B4DC8">
        <w:rPr>
          <w:rFonts w:ascii="Times New Roman" w:hAnsi="Times New Roman" w:cs="Times New Roman"/>
          <w:sz w:val="24"/>
          <w:szCs w:val="24"/>
        </w:rPr>
        <w:t>For example, the Student class and Admin class</w:t>
      </w:r>
      <w:r w:rsidR="1FCE2185" w:rsidRPr="006B4DC8">
        <w:rPr>
          <w:rFonts w:ascii="Times New Roman" w:hAnsi="Times New Roman" w:cs="Times New Roman"/>
          <w:sz w:val="24"/>
          <w:szCs w:val="24"/>
        </w:rPr>
        <w:t xml:space="preserve"> are both extended from the User superclass. </w:t>
      </w:r>
      <w:r w:rsidR="0FD20F22" w:rsidRPr="006B4DC8">
        <w:rPr>
          <w:rFonts w:ascii="Times New Roman" w:hAnsi="Times New Roman" w:cs="Times New Roman"/>
          <w:sz w:val="24"/>
          <w:szCs w:val="24"/>
        </w:rPr>
        <w:t xml:space="preserve">However, </w:t>
      </w:r>
      <w:r w:rsidR="0E1215C0" w:rsidRPr="006B4DC8">
        <w:rPr>
          <w:rFonts w:ascii="Times New Roman" w:hAnsi="Times New Roman" w:cs="Times New Roman"/>
          <w:sz w:val="24"/>
          <w:szCs w:val="24"/>
        </w:rPr>
        <w:t>the</w:t>
      </w:r>
      <w:r w:rsidR="0FD20F22" w:rsidRPr="006B4DC8">
        <w:rPr>
          <w:rFonts w:ascii="Times New Roman" w:hAnsi="Times New Roman" w:cs="Times New Roman"/>
          <w:sz w:val="24"/>
          <w:szCs w:val="24"/>
        </w:rPr>
        <w:t xml:space="preserve"> User class is </w:t>
      </w:r>
      <w:r w:rsidR="0842C24E" w:rsidRPr="006B4DC8">
        <w:rPr>
          <w:rFonts w:ascii="Times New Roman" w:hAnsi="Times New Roman" w:cs="Times New Roman"/>
          <w:sz w:val="24"/>
          <w:szCs w:val="24"/>
        </w:rPr>
        <w:t>closed for the two subclasses</w:t>
      </w:r>
      <w:r w:rsidR="25C4EE66" w:rsidRPr="006B4DC8">
        <w:rPr>
          <w:rFonts w:ascii="Times New Roman" w:hAnsi="Times New Roman" w:cs="Times New Roman"/>
          <w:sz w:val="24"/>
          <w:szCs w:val="24"/>
        </w:rPr>
        <w:t xml:space="preserve"> to modify it, though the two classes make modification</w:t>
      </w:r>
      <w:r w:rsidR="6E84C01E" w:rsidRPr="006B4DC8">
        <w:rPr>
          <w:rFonts w:ascii="Times New Roman" w:hAnsi="Times New Roman" w:cs="Times New Roman"/>
          <w:sz w:val="24"/>
          <w:szCs w:val="24"/>
        </w:rPr>
        <w:t xml:space="preserve">. For instance, the Student class has the extended functions such as </w:t>
      </w:r>
      <w:proofErr w:type="spellStart"/>
      <w:r w:rsidR="6E84C01E" w:rsidRPr="006B4DC8">
        <w:rPr>
          <w:rFonts w:ascii="Times New Roman" w:hAnsi="Times New Roman" w:cs="Times New Roman"/>
          <w:sz w:val="24"/>
          <w:szCs w:val="24"/>
        </w:rPr>
        <w:t>setStudent_id</w:t>
      </w:r>
      <w:proofErr w:type="spellEnd"/>
      <w:r w:rsidR="72B8432F" w:rsidRPr="006B4DC8">
        <w:rPr>
          <w:rFonts w:ascii="Times New Roman" w:hAnsi="Times New Roman" w:cs="Times New Roman"/>
          <w:sz w:val="24"/>
          <w:szCs w:val="24"/>
        </w:rPr>
        <w:t xml:space="preserve">, which is not present in the User class. </w:t>
      </w:r>
    </w:p>
    <w:p w14:paraId="01AE880E" w14:textId="5DFDE495" w:rsidR="23900AC2" w:rsidRPr="006B4DC8" w:rsidRDefault="72B8432F" w:rsidP="006B4DC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B4DC8">
        <w:rPr>
          <w:rFonts w:ascii="Times New Roman" w:hAnsi="Times New Roman" w:cs="Times New Roman"/>
          <w:sz w:val="24"/>
          <w:szCs w:val="24"/>
        </w:rPr>
        <w:t xml:space="preserve">Following this principle in our project allows us great flexibility in the future when </w:t>
      </w:r>
      <w:r w:rsidR="60569D22" w:rsidRPr="006B4DC8">
        <w:rPr>
          <w:rFonts w:ascii="Times New Roman" w:hAnsi="Times New Roman" w:cs="Times New Roman"/>
          <w:sz w:val="24"/>
          <w:szCs w:val="24"/>
        </w:rPr>
        <w:t>additional</w:t>
      </w:r>
      <w:r w:rsidRPr="006B4DC8">
        <w:rPr>
          <w:rFonts w:ascii="Times New Roman" w:hAnsi="Times New Roman" w:cs="Times New Roman"/>
          <w:sz w:val="24"/>
          <w:szCs w:val="24"/>
        </w:rPr>
        <w:t xml:space="preserve"> needs arise</w:t>
      </w:r>
      <w:r w:rsidR="41F6672F" w:rsidRPr="006B4DC8">
        <w:rPr>
          <w:rFonts w:ascii="Times New Roman" w:hAnsi="Times New Roman" w:cs="Times New Roman"/>
          <w:sz w:val="24"/>
          <w:szCs w:val="24"/>
        </w:rPr>
        <w:t>. For example, if the university needs a class of Deans where this group of staff can access all</w:t>
      </w:r>
      <w:r w:rsidR="4A801F6D" w:rsidRPr="006B4DC8">
        <w:rPr>
          <w:rFonts w:ascii="Times New Roman" w:hAnsi="Times New Roman" w:cs="Times New Roman"/>
          <w:sz w:val="24"/>
          <w:szCs w:val="24"/>
        </w:rPr>
        <w:t xml:space="preserve"> information on the Admin class, the User class can be easily extended again for a new subclass without great influence </w:t>
      </w:r>
      <w:r w:rsidR="1CBC01F4" w:rsidRPr="006B4DC8">
        <w:rPr>
          <w:rFonts w:ascii="Times New Roman" w:hAnsi="Times New Roman" w:cs="Times New Roman"/>
          <w:sz w:val="24"/>
          <w:szCs w:val="24"/>
        </w:rPr>
        <w:t>on</w:t>
      </w:r>
      <w:r w:rsidR="4A801F6D" w:rsidRPr="006B4DC8">
        <w:rPr>
          <w:rFonts w:ascii="Times New Roman" w:hAnsi="Times New Roman" w:cs="Times New Roman"/>
          <w:sz w:val="24"/>
          <w:szCs w:val="24"/>
        </w:rPr>
        <w:t xml:space="preserve"> many other classes</w:t>
      </w:r>
      <w:r w:rsidR="7639D30E" w:rsidRPr="006B4DC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BE682D1" w14:textId="3F092041" w:rsidR="23900AC2" w:rsidRPr="002922BA" w:rsidRDefault="1142B32F" w:rsidP="00946746">
      <w:pPr>
        <w:rPr>
          <w:ins w:id="3" w:author="#SUI LULU#" w:date="2020-11-23T14:51:00Z"/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</w:pPr>
      <w:r w:rsidRPr="002922BA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>b</w:t>
      </w:r>
      <w:commentRangeStart w:id="4"/>
      <w:r w:rsidR="1295757E" w:rsidRPr="002922BA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 xml:space="preserve">.3 </w:t>
      </w:r>
      <w:proofErr w:type="spellStart"/>
      <w:r w:rsidR="5FDF0170" w:rsidRPr="002922BA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>Liskov</w:t>
      </w:r>
      <w:proofErr w:type="spellEnd"/>
      <w:r w:rsidR="5FDF0170" w:rsidRPr="002922BA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 xml:space="preserve"> Substitution Principle</w:t>
      </w:r>
      <w:commentRangeEnd w:id="4"/>
      <w:r w:rsidR="72B8432F">
        <w:rPr>
          <w:rStyle w:val="CommentReference"/>
        </w:rPr>
        <w:commentReference w:id="4"/>
      </w:r>
    </w:p>
    <w:p w14:paraId="785FE046" w14:textId="77777777" w:rsidR="006B4DC8" w:rsidRPr="006B4DC8" w:rsidRDefault="01474B2C" w:rsidP="006B4DC8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B4DC8">
        <w:rPr>
          <w:rFonts w:ascii="Times New Roman" w:hAnsi="Times New Roman" w:cs="Times New Roman"/>
          <w:sz w:val="24"/>
          <w:szCs w:val="24"/>
        </w:rPr>
        <w:t>This principle means that subtypes must be substitutable for their base types.</w:t>
      </w:r>
      <w:r w:rsidR="63BADC07" w:rsidRPr="006B4DC8">
        <w:rPr>
          <w:rFonts w:ascii="Times New Roman" w:hAnsi="Times New Roman" w:cs="Times New Roman"/>
          <w:sz w:val="24"/>
          <w:szCs w:val="24"/>
        </w:rPr>
        <w:t xml:space="preserve"> </w:t>
      </w:r>
      <w:r w:rsidR="5909591C" w:rsidRPr="006B4DC8">
        <w:rPr>
          <w:rFonts w:ascii="Times New Roman" w:hAnsi="Times New Roman" w:cs="Times New Roman"/>
          <w:sz w:val="24"/>
          <w:szCs w:val="24"/>
        </w:rPr>
        <w:t xml:space="preserve">In terms of class, the derived class is </w:t>
      </w:r>
      <w:r w:rsidR="396F97B6" w:rsidRPr="006B4DC8">
        <w:rPr>
          <w:rFonts w:ascii="Times New Roman" w:hAnsi="Times New Roman" w:cs="Times New Roman"/>
          <w:sz w:val="24"/>
          <w:szCs w:val="24"/>
        </w:rPr>
        <w:t>substitutable</w:t>
      </w:r>
      <w:r w:rsidR="5909591C" w:rsidRPr="006B4DC8">
        <w:rPr>
          <w:rFonts w:ascii="Times New Roman" w:hAnsi="Times New Roman" w:cs="Times New Roman"/>
          <w:sz w:val="24"/>
          <w:szCs w:val="24"/>
        </w:rPr>
        <w:t xml:space="preserve"> for its base class if its pre-conditions are no stronger than the base class method</w:t>
      </w:r>
      <w:r w:rsidR="05FFE12A" w:rsidRPr="006B4DC8">
        <w:rPr>
          <w:rFonts w:ascii="Times New Roman" w:hAnsi="Times New Roman" w:cs="Times New Roman"/>
          <w:sz w:val="24"/>
          <w:szCs w:val="24"/>
        </w:rPr>
        <w:t>, and its post-conditions are no weaker than the base class method</w:t>
      </w:r>
      <w:r w:rsidR="0EBF3EBA" w:rsidRPr="006B4DC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E873C13" w14:textId="30EFBE2F" w:rsidR="444F90E2" w:rsidRPr="006B4DC8" w:rsidRDefault="0EBF3EBA" w:rsidP="006B4DC8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B4DC8">
        <w:rPr>
          <w:rFonts w:ascii="Times New Roman" w:hAnsi="Times New Roman" w:cs="Times New Roman"/>
          <w:sz w:val="24"/>
          <w:szCs w:val="24"/>
        </w:rPr>
        <w:t xml:space="preserve">In our project, this principle is </w:t>
      </w:r>
      <w:r w:rsidR="260A41A3" w:rsidRPr="006B4DC8">
        <w:rPr>
          <w:rFonts w:ascii="Times New Roman" w:hAnsi="Times New Roman" w:cs="Times New Roman"/>
          <w:sz w:val="24"/>
          <w:szCs w:val="24"/>
        </w:rPr>
        <w:t xml:space="preserve">best illustrated by the </w:t>
      </w:r>
      <w:r w:rsidR="0DD0D7B9" w:rsidRPr="006B4DC8">
        <w:rPr>
          <w:rFonts w:ascii="Times New Roman" w:hAnsi="Times New Roman" w:cs="Times New Roman"/>
          <w:sz w:val="24"/>
          <w:szCs w:val="24"/>
        </w:rPr>
        <w:t xml:space="preserve">method </w:t>
      </w:r>
      <w:r w:rsidR="260A41A3" w:rsidRPr="006B4DC8">
        <w:rPr>
          <w:rFonts w:ascii="Times New Roman" w:hAnsi="Times New Roman" w:cs="Times New Roman"/>
          <w:sz w:val="24"/>
          <w:szCs w:val="24"/>
        </w:rPr>
        <w:t xml:space="preserve">of </w:t>
      </w:r>
      <w:proofErr w:type="spellStart"/>
      <w:r w:rsidR="7325E8C8" w:rsidRPr="006B4DC8">
        <w:rPr>
          <w:rFonts w:ascii="Times New Roman" w:hAnsi="Times New Roman" w:cs="Times New Roman"/>
          <w:sz w:val="24"/>
          <w:szCs w:val="24"/>
        </w:rPr>
        <w:t>dropCourse</w:t>
      </w:r>
      <w:proofErr w:type="spellEnd"/>
      <w:r w:rsidR="7325E8C8" w:rsidRPr="006B4DC8">
        <w:rPr>
          <w:rFonts w:ascii="Times New Roman" w:hAnsi="Times New Roman" w:cs="Times New Roman"/>
          <w:sz w:val="24"/>
          <w:szCs w:val="24"/>
        </w:rPr>
        <w:t xml:space="preserve"> in the </w:t>
      </w:r>
      <w:proofErr w:type="spellStart"/>
      <w:r w:rsidR="260A41A3" w:rsidRPr="006B4DC8">
        <w:rPr>
          <w:rFonts w:ascii="Times New Roman" w:hAnsi="Times New Roman" w:cs="Times New Roman"/>
          <w:sz w:val="24"/>
          <w:szCs w:val="24"/>
        </w:rPr>
        <w:t>fileController</w:t>
      </w:r>
      <w:proofErr w:type="spellEnd"/>
      <w:r w:rsidR="70B03FD8" w:rsidRPr="006B4DC8">
        <w:rPr>
          <w:rFonts w:ascii="Times New Roman" w:hAnsi="Times New Roman" w:cs="Times New Roman"/>
          <w:sz w:val="24"/>
          <w:szCs w:val="24"/>
        </w:rPr>
        <w:t xml:space="preserve">. </w:t>
      </w:r>
      <w:r w:rsidR="29E239EB" w:rsidRPr="006B4DC8">
        <w:rPr>
          <w:rFonts w:ascii="Times New Roman" w:hAnsi="Times New Roman" w:cs="Times New Roman"/>
          <w:sz w:val="24"/>
          <w:szCs w:val="24"/>
        </w:rPr>
        <w:t xml:space="preserve">This </w:t>
      </w:r>
      <w:proofErr w:type="spellStart"/>
      <w:r w:rsidR="29E239EB" w:rsidRPr="006B4DC8">
        <w:rPr>
          <w:rFonts w:ascii="Times New Roman" w:hAnsi="Times New Roman" w:cs="Times New Roman"/>
          <w:sz w:val="24"/>
          <w:szCs w:val="24"/>
        </w:rPr>
        <w:t>dropCourse</w:t>
      </w:r>
      <w:proofErr w:type="spellEnd"/>
      <w:r w:rsidR="29E239EB" w:rsidRPr="006B4DC8">
        <w:rPr>
          <w:rFonts w:ascii="Times New Roman" w:hAnsi="Times New Roman" w:cs="Times New Roman"/>
          <w:sz w:val="24"/>
          <w:szCs w:val="24"/>
        </w:rPr>
        <w:t xml:space="preserve"> is also used in the </w:t>
      </w:r>
      <w:proofErr w:type="spellStart"/>
      <w:r w:rsidR="29E239EB" w:rsidRPr="006B4DC8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="29E239EB" w:rsidRPr="006B4DC8">
        <w:rPr>
          <w:rFonts w:ascii="Times New Roman" w:hAnsi="Times New Roman" w:cs="Times New Roman"/>
          <w:sz w:val="24"/>
          <w:szCs w:val="24"/>
        </w:rPr>
        <w:t xml:space="preserve"> and the </w:t>
      </w:r>
      <w:proofErr w:type="spellStart"/>
      <w:r w:rsidR="29E239EB" w:rsidRPr="006B4DC8">
        <w:rPr>
          <w:rFonts w:ascii="Times New Roman" w:hAnsi="Times New Roman" w:cs="Times New Roman"/>
          <w:sz w:val="24"/>
          <w:szCs w:val="24"/>
        </w:rPr>
        <w:t>adminController</w:t>
      </w:r>
      <w:proofErr w:type="spellEnd"/>
      <w:r w:rsidR="746B4C7E" w:rsidRPr="006B4DC8">
        <w:rPr>
          <w:rFonts w:ascii="Times New Roman" w:hAnsi="Times New Roman" w:cs="Times New Roman"/>
          <w:sz w:val="24"/>
          <w:szCs w:val="24"/>
        </w:rPr>
        <w:t xml:space="preserve"> with no greater expectation and </w:t>
      </w:r>
      <w:r w:rsidR="6564EBDD" w:rsidRPr="006B4DC8">
        <w:rPr>
          <w:rFonts w:ascii="Times New Roman" w:hAnsi="Times New Roman" w:cs="Times New Roman"/>
          <w:sz w:val="24"/>
          <w:szCs w:val="24"/>
        </w:rPr>
        <w:t>providence</w:t>
      </w:r>
      <w:r w:rsidR="746B4C7E" w:rsidRPr="006B4DC8">
        <w:rPr>
          <w:rFonts w:ascii="Times New Roman" w:hAnsi="Times New Roman" w:cs="Times New Roman"/>
          <w:sz w:val="24"/>
          <w:szCs w:val="24"/>
        </w:rPr>
        <w:t xml:space="preserve"> than what i</w:t>
      </w:r>
      <w:r w:rsidR="78147CE7" w:rsidRPr="006B4DC8">
        <w:rPr>
          <w:rFonts w:ascii="Times New Roman" w:hAnsi="Times New Roman" w:cs="Times New Roman"/>
          <w:sz w:val="24"/>
          <w:szCs w:val="24"/>
        </w:rPr>
        <w:t xml:space="preserve">s in the </w:t>
      </w:r>
      <w:proofErr w:type="spellStart"/>
      <w:r w:rsidR="78147CE7" w:rsidRPr="006B4DC8">
        <w:rPr>
          <w:rFonts w:ascii="Times New Roman" w:hAnsi="Times New Roman" w:cs="Times New Roman"/>
          <w:sz w:val="24"/>
          <w:szCs w:val="24"/>
        </w:rPr>
        <w:t>fileController</w:t>
      </w:r>
      <w:proofErr w:type="spellEnd"/>
      <w:r w:rsidR="78147CE7" w:rsidRPr="006B4DC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587CC9B" w14:textId="3DB83C8C" w:rsidR="23900AC2" w:rsidRPr="00CC7ADA" w:rsidRDefault="23900AC2" w:rsidP="0094674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br/>
      </w:r>
      <w:r w:rsidR="68888316" w:rsidRPr="002922BA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>b</w:t>
      </w:r>
      <w:commentRangeStart w:id="5"/>
      <w:r w:rsidR="603EB94A" w:rsidRPr="002922BA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>.4</w:t>
      </w:r>
      <w:r w:rsidR="60D3CF2F" w:rsidRPr="002922BA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 xml:space="preserve"> </w:t>
      </w:r>
      <w:r w:rsidR="5FDF0170" w:rsidRPr="002922BA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>Interface Segregation Principle</w:t>
      </w:r>
      <w:commentRangeEnd w:id="5"/>
      <w:r w:rsidR="72B8432F">
        <w:rPr>
          <w:rStyle w:val="CommentReference"/>
        </w:rPr>
        <w:commentReference w:id="5"/>
      </w:r>
    </w:p>
    <w:p w14:paraId="3C8550AA" w14:textId="77777777" w:rsidR="006B4DC8" w:rsidRPr="006B4DC8" w:rsidRDefault="68295A94" w:rsidP="006B4D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B4DC8">
        <w:rPr>
          <w:rFonts w:ascii="Times New Roman" w:hAnsi="Times New Roman" w:cs="Times New Roman"/>
          <w:sz w:val="24"/>
          <w:szCs w:val="24"/>
        </w:rPr>
        <w:t xml:space="preserve">This principle means that many specific interfaces are better than one general purpose interface so that classes should not depend on interfaces that they do not use. </w:t>
      </w:r>
    </w:p>
    <w:p w14:paraId="3D4534BE" w14:textId="48107F47" w:rsidR="23900AC2" w:rsidRPr="006B4DC8" w:rsidRDefault="68295A94" w:rsidP="006B4D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B4DC8">
        <w:rPr>
          <w:rFonts w:ascii="Times New Roman" w:hAnsi="Times New Roman" w:cs="Times New Roman"/>
          <w:sz w:val="24"/>
          <w:szCs w:val="24"/>
        </w:rPr>
        <w:t xml:space="preserve">To avoid those fat interfaces, </w:t>
      </w:r>
      <w:r w:rsidR="292A1DFD" w:rsidRPr="006B4DC8">
        <w:rPr>
          <w:rFonts w:ascii="Times New Roman" w:hAnsi="Times New Roman" w:cs="Times New Roman"/>
          <w:sz w:val="24"/>
          <w:szCs w:val="24"/>
        </w:rPr>
        <w:t xml:space="preserve">we use the </w:t>
      </w:r>
      <w:proofErr w:type="spellStart"/>
      <w:r w:rsidR="292A1DFD" w:rsidRPr="006B4DC8">
        <w:rPr>
          <w:rFonts w:ascii="Times New Roman" w:hAnsi="Times New Roman" w:cs="Times New Roman"/>
          <w:sz w:val="24"/>
          <w:szCs w:val="24"/>
        </w:rPr>
        <w:t>MenuUI</w:t>
      </w:r>
      <w:proofErr w:type="spellEnd"/>
      <w:r w:rsidR="292A1DFD" w:rsidRPr="006B4DC8">
        <w:rPr>
          <w:rFonts w:ascii="Times New Roman" w:hAnsi="Times New Roman" w:cs="Times New Roman"/>
          <w:sz w:val="24"/>
          <w:szCs w:val="24"/>
        </w:rPr>
        <w:t xml:space="preserve"> interface to display menu but the </w:t>
      </w:r>
      <w:proofErr w:type="spellStart"/>
      <w:r w:rsidR="292A1DFD" w:rsidRPr="006B4DC8">
        <w:rPr>
          <w:rFonts w:ascii="Times New Roman" w:hAnsi="Times New Roman" w:cs="Times New Roman"/>
          <w:sz w:val="24"/>
          <w:szCs w:val="24"/>
        </w:rPr>
        <w:t>stud</w:t>
      </w:r>
      <w:r w:rsidR="003A6672" w:rsidRPr="006B4DC8">
        <w:rPr>
          <w:rFonts w:ascii="Times New Roman" w:hAnsi="Times New Roman" w:cs="Times New Roman"/>
          <w:sz w:val="24"/>
          <w:szCs w:val="24"/>
        </w:rPr>
        <w:t>en</w:t>
      </w:r>
      <w:r w:rsidR="292A1DFD" w:rsidRPr="006B4DC8">
        <w:rPr>
          <w:rFonts w:ascii="Times New Roman" w:hAnsi="Times New Roman" w:cs="Times New Roman"/>
          <w:sz w:val="24"/>
          <w:szCs w:val="24"/>
        </w:rPr>
        <w:t>tMenuUI</w:t>
      </w:r>
      <w:proofErr w:type="spellEnd"/>
      <w:r w:rsidR="292A1DFD" w:rsidRPr="006B4DC8">
        <w:rPr>
          <w:rFonts w:ascii="Times New Roman" w:hAnsi="Times New Roman" w:cs="Times New Roman"/>
          <w:sz w:val="24"/>
          <w:szCs w:val="24"/>
        </w:rPr>
        <w:t xml:space="preserve"> and the </w:t>
      </w:r>
      <w:proofErr w:type="spellStart"/>
      <w:r w:rsidR="292A1DFD" w:rsidRPr="006B4DC8">
        <w:rPr>
          <w:rFonts w:ascii="Times New Roman" w:hAnsi="Times New Roman" w:cs="Times New Roman"/>
          <w:sz w:val="24"/>
          <w:szCs w:val="24"/>
        </w:rPr>
        <w:t>adminMenuUI</w:t>
      </w:r>
      <w:proofErr w:type="spellEnd"/>
      <w:r w:rsidR="25DB39C2" w:rsidRPr="006B4DC8">
        <w:rPr>
          <w:rFonts w:ascii="Times New Roman" w:hAnsi="Times New Roman" w:cs="Times New Roman"/>
          <w:sz w:val="24"/>
          <w:szCs w:val="24"/>
        </w:rPr>
        <w:t xml:space="preserve"> to </w:t>
      </w:r>
      <w:r w:rsidR="003A6672" w:rsidRPr="006B4DC8">
        <w:rPr>
          <w:rFonts w:ascii="Times New Roman" w:hAnsi="Times New Roman" w:cs="Times New Roman"/>
          <w:sz w:val="24"/>
          <w:szCs w:val="24"/>
        </w:rPr>
        <w:t>display</w:t>
      </w:r>
      <w:r w:rsidR="25DB39C2" w:rsidRPr="006B4DC8">
        <w:rPr>
          <w:rFonts w:ascii="Times New Roman" w:hAnsi="Times New Roman" w:cs="Times New Roman"/>
          <w:sz w:val="24"/>
          <w:szCs w:val="24"/>
        </w:rPr>
        <w:t xml:space="preserve"> the specific menu for each group. This </w:t>
      </w:r>
      <w:r w:rsidR="003A6672" w:rsidRPr="006B4DC8">
        <w:rPr>
          <w:rFonts w:ascii="Times New Roman" w:hAnsi="Times New Roman" w:cs="Times New Roman"/>
          <w:sz w:val="24"/>
          <w:szCs w:val="24"/>
        </w:rPr>
        <w:t>segregation</w:t>
      </w:r>
      <w:r w:rsidR="25DB39C2" w:rsidRPr="006B4DC8">
        <w:rPr>
          <w:rFonts w:ascii="Times New Roman" w:hAnsi="Times New Roman" w:cs="Times New Roman"/>
          <w:sz w:val="24"/>
          <w:szCs w:val="24"/>
        </w:rPr>
        <w:t xml:space="preserve"> makes sure fat </w:t>
      </w:r>
      <w:r w:rsidR="57A0E597" w:rsidRPr="006B4DC8">
        <w:rPr>
          <w:rFonts w:ascii="Times New Roman" w:hAnsi="Times New Roman" w:cs="Times New Roman"/>
          <w:sz w:val="24"/>
          <w:szCs w:val="24"/>
        </w:rPr>
        <w:t xml:space="preserve">interfaces are avoided. </w:t>
      </w:r>
    </w:p>
    <w:p w14:paraId="604AEB18" w14:textId="6B2F96B3" w:rsidR="23900AC2" w:rsidRPr="00EF1066" w:rsidRDefault="23900AC2" w:rsidP="0094674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br/>
      </w:r>
      <w:r w:rsidR="425AF7B5" w:rsidRPr="002922BA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>b</w:t>
      </w:r>
      <w:r w:rsidR="5683902C" w:rsidRPr="002922BA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 xml:space="preserve">.5 </w:t>
      </w:r>
      <w:r w:rsidR="5FDF0170" w:rsidRPr="002922BA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 xml:space="preserve">Dependency </w:t>
      </w:r>
      <w:r w:rsidR="0B3CA2C7" w:rsidRPr="002922BA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>In</w:t>
      </w:r>
      <w:r w:rsidR="03FBFE06" w:rsidRPr="002922BA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>jection</w:t>
      </w:r>
      <w:r w:rsidR="5FDF0170" w:rsidRPr="002922BA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 xml:space="preserve"> Principle</w:t>
      </w:r>
    </w:p>
    <w:p w14:paraId="72CFBA13" w14:textId="77777777" w:rsidR="006B4DC8" w:rsidRPr="006B4DC8" w:rsidRDefault="539E403D" w:rsidP="006B4DC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B4DC8">
        <w:rPr>
          <w:rFonts w:ascii="Times New Roman" w:hAnsi="Times New Roman" w:cs="Times New Roman"/>
          <w:sz w:val="24"/>
          <w:szCs w:val="24"/>
        </w:rPr>
        <w:t xml:space="preserve">This principle has a two-part meaning. </w:t>
      </w:r>
      <w:r w:rsidR="0EDE265D" w:rsidRPr="006B4DC8">
        <w:rPr>
          <w:rFonts w:ascii="Times New Roman" w:hAnsi="Times New Roman" w:cs="Times New Roman"/>
          <w:sz w:val="24"/>
          <w:szCs w:val="24"/>
        </w:rPr>
        <w:t>Firstly, a</w:t>
      </w:r>
      <w:r w:rsidRPr="006B4DC8">
        <w:rPr>
          <w:rFonts w:ascii="Times New Roman" w:hAnsi="Times New Roman" w:cs="Times New Roman"/>
          <w:sz w:val="24"/>
          <w:szCs w:val="24"/>
        </w:rPr>
        <w:t xml:space="preserve"> high</w:t>
      </w:r>
      <w:r w:rsidR="7367FD50" w:rsidRPr="006B4DC8">
        <w:rPr>
          <w:rFonts w:ascii="Times New Roman" w:hAnsi="Times New Roman" w:cs="Times New Roman"/>
          <w:sz w:val="24"/>
          <w:szCs w:val="24"/>
        </w:rPr>
        <w:t>-</w:t>
      </w:r>
      <w:r w:rsidRPr="006B4DC8">
        <w:rPr>
          <w:rFonts w:ascii="Times New Roman" w:hAnsi="Times New Roman" w:cs="Times New Roman"/>
          <w:sz w:val="24"/>
          <w:szCs w:val="24"/>
        </w:rPr>
        <w:t xml:space="preserve">level </w:t>
      </w:r>
      <w:r w:rsidR="7367FD50" w:rsidRPr="006B4DC8">
        <w:rPr>
          <w:rFonts w:ascii="Times New Roman" w:hAnsi="Times New Roman" w:cs="Times New Roman"/>
          <w:sz w:val="24"/>
          <w:szCs w:val="24"/>
        </w:rPr>
        <w:t>module</w:t>
      </w:r>
      <w:r w:rsidRPr="006B4DC8">
        <w:rPr>
          <w:rFonts w:ascii="Times New Roman" w:hAnsi="Times New Roman" w:cs="Times New Roman"/>
          <w:sz w:val="24"/>
          <w:szCs w:val="24"/>
        </w:rPr>
        <w:t xml:space="preserve"> should not depend upon low level modules</w:t>
      </w:r>
      <w:r w:rsidR="3C43890B" w:rsidRPr="006B4DC8">
        <w:rPr>
          <w:rFonts w:ascii="Times New Roman" w:hAnsi="Times New Roman" w:cs="Times New Roman"/>
          <w:sz w:val="24"/>
          <w:szCs w:val="24"/>
        </w:rPr>
        <w:t>, but b</w:t>
      </w:r>
      <w:r w:rsidRPr="006B4DC8">
        <w:rPr>
          <w:rFonts w:ascii="Times New Roman" w:hAnsi="Times New Roman" w:cs="Times New Roman"/>
          <w:sz w:val="24"/>
          <w:szCs w:val="24"/>
        </w:rPr>
        <w:t xml:space="preserve">oth should depend upon abstractions. </w:t>
      </w:r>
      <w:r w:rsidR="18330690" w:rsidRPr="006B4DC8">
        <w:rPr>
          <w:rFonts w:ascii="Times New Roman" w:hAnsi="Times New Roman" w:cs="Times New Roman"/>
          <w:sz w:val="24"/>
          <w:szCs w:val="24"/>
        </w:rPr>
        <w:t>Secondly, a</w:t>
      </w:r>
      <w:r w:rsidRPr="006B4DC8">
        <w:rPr>
          <w:rFonts w:ascii="Times New Roman" w:hAnsi="Times New Roman" w:cs="Times New Roman"/>
          <w:sz w:val="24"/>
          <w:szCs w:val="24"/>
        </w:rPr>
        <w:t>bstractions should not depend upon details</w:t>
      </w:r>
      <w:r w:rsidR="44B7F496" w:rsidRPr="006B4DC8">
        <w:rPr>
          <w:rFonts w:ascii="Times New Roman" w:hAnsi="Times New Roman" w:cs="Times New Roman"/>
          <w:sz w:val="24"/>
          <w:szCs w:val="24"/>
        </w:rPr>
        <w:t>, but d</w:t>
      </w:r>
      <w:r w:rsidRPr="006B4DC8">
        <w:rPr>
          <w:rFonts w:ascii="Times New Roman" w:hAnsi="Times New Roman" w:cs="Times New Roman"/>
          <w:sz w:val="24"/>
          <w:szCs w:val="24"/>
        </w:rPr>
        <w:t>etails should depend upon abstractions.</w:t>
      </w:r>
      <w:r w:rsidR="06107C15" w:rsidRPr="006B4DC8">
        <w:rPr>
          <w:rFonts w:ascii="Times New Roman" w:hAnsi="Times New Roman" w:cs="Times New Roman"/>
          <w:sz w:val="24"/>
          <w:szCs w:val="24"/>
        </w:rPr>
        <w:t xml:space="preserve"> </w:t>
      </w:r>
      <w:r w:rsidR="21BC7F46" w:rsidRPr="006B4DC8">
        <w:rPr>
          <w:rFonts w:ascii="Times New Roman" w:hAnsi="Times New Roman" w:cs="Times New Roman"/>
          <w:sz w:val="24"/>
          <w:szCs w:val="24"/>
        </w:rPr>
        <w:t>In our project, many of our classes depend on abstraction</w:t>
      </w:r>
      <w:r w:rsidR="75C72B1E" w:rsidRPr="006B4DC8">
        <w:rPr>
          <w:rFonts w:ascii="Times New Roman" w:hAnsi="Times New Roman" w:cs="Times New Roman"/>
          <w:sz w:val="24"/>
          <w:szCs w:val="24"/>
        </w:rPr>
        <w:t xml:space="preserve">, the abstract interface of </w:t>
      </w:r>
      <w:r w:rsidR="21BC7F46" w:rsidRPr="006B4DC8">
        <w:rPr>
          <w:rFonts w:ascii="Times New Roman" w:hAnsi="Times New Roman" w:cs="Times New Roman"/>
          <w:sz w:val="24"/>
          <w:szCs w:val="24"/>
        </w:rPr>
        <w:t>Se</w:t>
      </w:r>
      <w:r w:rsidR="0A723B19" w:rsidRPr="006B4DC8">
        <w:rPr>
          <w:rFonts w:ascii="Times New Roman" w:hAnsi="Times New Roman" w:cs="Times New Roman"/>
          <w:sz w:val="24"/>
          <w:szCs w:val="24"/>
        </w:rPr>
        <w:t>rializable</w:t>
      </w:r>
      <w:r w:rsidR="2D8147CA" w:rsidRPr="006B4DC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5A778A3" w14:textId="78C237C4" w:rsidR="539E403D" w:rsidRDefault="3B736584" w:rsidP="006B4DC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B4DC8">
        <w:rPr>
          <w:rFonts w:ascii="Times New Roman" w:hAnsi="Times New Roman" w:cs="Times New Roman"/>
          <w:sz w:val="24"/>
          <w:szCs w:val="24"/>
        </w:rPr>
        <w:t xml:space="preserve">This dependence is beneficial for us to store necessary information in the </w:t>
      </w:r>
      <w:proofErr w:type="spellStart"/>
      <w:r w:rsidRPr="006B4DC8">
        <w:rPr>
          <w:rFonts w:ascii="Times New Roman" w:hAnsi="Times New Roman" w:cs="Times New Roman"/>
          <w:sz w:val="24"/>
          <w:szCs w:val="24"/>
        </w:rPr>
        <w:t>binaryio</w:t>
      </w:r>
      <w:proofErr w:type="spellEnd"/>
      <w:r w:rsidRPr="006B4DC8">
        <w:rPr>
          <w:rFonts w:ascii="Times New Roman" w:hAnsi="Times New Roman" w:cs="Times New Roman"/>
          <w:sz w:val="24"/>
          <w:szCs w:val="24"/>
        </w:rPr>
        <w:t xml:space="preserve"> file </w:t>
      </w:r>
      <w:r w:rsidR="322AF2C3" w:rsidRPr="006B4DC8">
        <w:rPr>
          <w:rFonts w:ascii="Times New Roman" w:hAnsi="Times New Roman" w:cs="Times New Roman"/>
          <w:sz w:val="24"/>
          <w:szCs w:val="24"/>
        </w:rPr>
        <w:t xml:space="preserve">easily. </w:t>
      </w:r>
      <w:r w:rsidR="7F080A42" w:rsidRPr="006B4DC8">
        <w:rPr>
          <w:rFonts w:ascii="Times New Roman" w:hAnsi="Times New Roman" w:cs="Times New Roman"/>
          <w:sz w:val="24"/>
          <w:szCs w:val="24"/>
        </w:rPr>
        <w:t xml:space="preserve">For example, the User class is the </w:t>
      </w:r>
      <w:r w:rsidR="1133692B" w:rsidRPr="006B4DC8">
        <w:rPr>
          <w:rFonts w:ascii="Times New Roman" w:hAnsi="Times New Roman" w:cs="Times New Roman"/>
          <w:sz w:val="24"/>
          <w:szCs w:val="24"/>
        </w:rPr>
        <w:t>higher</w:t>
      </w:r>
      <w:r w:rsidR="435BDFFC" w:rsidRPr="006B4DC8">
        <w:rPr>
          <w:rFonts w:ascii="Times New Roman" w:hAnsi="Times New Roman" w:cs="Times New Roman"/>
          <w:sz w:val="24"/>
          <w:szCs w:val="24"/>
        </w:rPr>
        <w:t>-</w:t>
      </w:r>
      <w:r w:rsidR="1133692B" w:rsidRPr="006B4DC8">
        <w:rPr>
          <w:rFonts w:ascii="Times New Roman" w:hAnsi="Times New Roman" w:cs="Times New Roman"/>
          <w:sz w:val="24"/>
          <w:szCs w:val="24"/>
        </w:rPr>
        <w:t>level module, and the Student class is the lower</w:t>
      </w:r>
      <w:r w:rsidR="2ADAA5BB" w:rsidRPr="006B4DC8">
        <w:rPr>
          <w:rFonts w:ascii="Times New Roman" w:hAnsi="Times New Roman" w:cs="Times New Roman"/>
          <w:sz w:val="24"/>
          <w:szCs w:val="24"/>
        </w:rPr>
        <w:t>-</w:t>
      </w:r>
      <w:r w:rsidR="1133692B" w:rsidRPr="006B4DC8">
        <w:rPr>
          <w:rFonts w:ascii="Times New Roman" w:hAnsi="Times New Roman" w:cs="Times New Roman"/>
          <w:sz w:val="24"/>
          <w:szCs w:val="24"/>
        </w:rPr>
        <w:t xml:space="preserve">level module. </w:t>
      </w:r>
      <w:r w:rsidR="5ED9F390" w:rsidRPr="006B4DC8">
        <w:rPr>
          <w:rFonts w:ascii="Times New Roman" w:hAnsi="Times New Roman" w:cs="Times New Roman"/>
          <w:sz w:val="24"/>
          <w:szCs w:val="24"/>
        </w:rPr>
        <w:t>Both classes</w:t>
      </w:r>
      <w:r w:rsidR="1133692B" w:rsidRPr="006B4DC8">
        <w:rPr>
          <w:rFonts w:ascii="Times New Roman" w:hAnsi="Times New Roman" w:cs="Times New Roman"/>
          <w:sz w:val="24"/>
          <w:szCs w:val="24"/>
        </w:rPr>
        <w:t xml:space="preserve"> depend on the abstraction of Serializable</w:t>
      </w:r>
      <w:r w:rsidR="0AF7FBCE" w:rsidRPr="006B4DC8">
        <w:rPr>
          <w:rFonts w:ascii="Times New Roman" w:hAnsi="Times New Roman" w:cs="Times New Roman"/>
          <w:sz w:val="24"/>
          <w:szCs w:val="24"/>
        </w:rPr>
        <w:t>. Thus, using abstraction of Serializable</w:t>
      </w:r>
      <w:r w:rsidR="6779BDCD" w:rsidRPr="006B4DC8">
        <w:rPr>
          <w:rFonts w:ascii="Times New Roman" w:hAnsi="Times New Roman" w:cs="Times New Roman"/>
          <w:sz w:val="24"/>
          <w:szCs w:val="24"/>
        </w:rPr>
        <w:t xml:space="preserve"> allows us to change behaviors and future code evolutions</w:t>
      </w:r>
      <w:r w:rsidR="34034173" w:rsidRPr="006B4DC8">
        <w:rPr>
          <w:rFonts w:ascii="Times New Roman" w:hAnsi="Times New Roman" w:cs="Times New Roman"/>
          <w:sz w:val="24"/>
          <w:szCs w:val="24"/>
        </w:rPr>
        <w:t xml:space="preserve"> easily. </w:t>
      </w:r>
    </w:p>
    <w:p w14:paraId="4DE25D41" w14:textId="38FB0594" w:rsidR="006B4DC8" w:rsidRDefault="006B4DC8" w:rsidP="006B4D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11CE7E" w14:textId="77777777" w:rsidR="006B4DC8" w:rsidRPr="006B4DC8" w:rsidRDefault="006B4DC8" w:rsidP="006B4D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D0C2F6" w14:textId="0F13C24B" w:rsidR="6696250E" w:rsidRPr="00033906" w:rsidRDefault="6696250E" w:rsidP="00B84CD0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033906">
        <w:rPr>
          <w:rFonts w:ascii="Times New Roman" w:hAnsi="Times New Roman" w:cs="Times New Roman"/>
          <w:b/>
          <w:bCs/>
          <w:sz w:val="24"/>
          <w:szCs w:val="24"/>
        </w:rPr>
        <w:lastRenderedPageBreak/>
        <w:t>U</w:t>
      </w:r>
      <w:r w:rsidR="42A83A71" w:rsidRPr="00033906">
        <w:rPr>
          <w:rFonts w:ascii="Times New Roman" w:hAnsi="Times New Roman" w:cs="Times New Roman"/>
          <w:b/>
          <w:bCs/>
          <w:sz w:val="24"/>
          <w:szCs w:val="24"/>
        </w:rPr>
        <w:t>se of OO concept</w:t>
      </w:r>
    </w:p>
    <w:p w14:paraId="0877ECC2" w14:textId="0E39D4EF" w:rsidR="37EA9B4A" w:rsidRPr="002922BA" w:rsidRDefault="73325457" w:rsidP="26464CAE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</w:pPr>
      <w:r w:rsidRPr="002922BA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>c</w:t>
      </w:r>
      <w:r w:rsidR="37EA9B4A" w:rsidRPr="002922BA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>.1 Abstraction</w:t>
      </w:r>
    </w:p>
    <w:p w14:paraId="63CC7147" w14:textId="23838CAB" w:rsidR="00672F59" w:rsidRPr="00672F59" w:rsidRDefault="6C8A6C1D" w:rsidP="00CD2B5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2F59">
        <w:rPr>
          <w:rFonts w:ascii="Times New Roman" w:hAnsi="Times New Roman" w:cs="Times New Roman"/>
          <w:sz w:val="24"/>
          <w:szCs w:val="24"/>
        </w:rPr>
        <w:t xml:space="preserve">Abstraction is constantly applied in our project. Besides the </w:t>
      </w:r>
      <w:r w:rsidR="062584BE" w:rsidRPr="00672F59">
        <w:rPr>
          <w:rFonts w:ascii="Times New Roman" w:hAnsi="Times New Roman" w:cs="Times New Roman"/>
          <w:sz w:val="24"/>
          <w:szCs w:val="24"/>
        </w:rPr>
        <w:t xml:space="preserve">User superclass and its </w:t>
      </w:r>
      <w:r w:rsidRPr="00672F59">
        <w:rPr>
          <w:rFonts w:ascii="Times New Roman" w:hAnsi="Times New Roman" w:cs="Times New Roman"/>
          <w:sz w:val="24"/>
          <w:szCs w:val="24"/>
        </w:rPr>
        <w:t xml:space="preserve">Student and </w:t>
      </w:r>
      <w:r w:rsidR="5CE8F10C" w:rsidRPr="00672F59">
        <w:rPr>
          <w:rFonts w:ascii="Times New Roman" w:hAnsi="Times New Roman" w:cs="Times New Roman"/>
          <w:sz w:val="24"/>
          <w:szCs w:val="24"/>
        </w:rPr>
        <w:t xml:space="preserve">Admin subclasses discussed in </w:t>
      </w:r>
      <w:r w:rsidR="21A7CAC9" w:rsidRPr="00672F59">
        <w:rPr>
          <w:rFonts w:ascii="Times New Roman" w:hAnsi="Times New Roman" w:cs="Times New Roman"/>
          <w:sz w:val="24"/>
          <w:szCs w:val="24"/>
        </w:rPr>
        <w:t xml:space="preserve">the Open/Closed Principle, another good illustration is the </w:t>
      </w:r>
      <w:proofErr w:type="spellStart"/>
      <w:r w:rsidR="39CD0A37" w:rsidRPr="00672F59">
        <w:rPr>
          <w:rFonts w:ascii="Times New Roman" w:hAnsi="Times New Roman" w:cs="Times New Roman"/>
          <w:sz w:val="24"/>
          <w:szCs w:val="24"/>
        </w:rPr>
        <w:t>menuUI</w:t>
      </w:r>
      <w:proofErr w:type="spellEnd"/>
      <w:r w:rsidR="39CD0A37" w:rsidRPr="00672F59">
        <w:rPr>
          <w:rFonts w:ascii="Times New Roman" w:hAnsi="Times New Roman" w:cs="Times New Roman"/>
          <w:sz w:val="24"/>
          <w:szCs w:val="24"/>
        </w:rPr>
        <w:t xml:space="preserve"> and its implementation of </w:t>
      </w:r>
      <w:proofErr w:type="spellStart"/>
      <w:r w:rsidR="39CD0A37" w:rsidRPr="00672F59">
        <w:rPr>
          <w:rFonts w:ascii="Times New Roman" w:hAnsi="Times New Roman" w:cs="Times New Roman"/>
          <w:sz w:val="24"/>
          <w:szCs w:val="24"/>
        </w:rPr>
        <w:t>studentMe</w:t>
      </w:r>
      <w:r w:rsidR="00451484">
        <w:rPr>
          <w:rFonts w:ascii="Times New Roman" w:hAnsi="Times New Roman" w:cs="Times New Roman"/>
          <w:sz w:val="24"/>
          <w:szCs w:val="24"/>
        </w:rPr>
        <w:t>n</w:t>
      </w:r>
      <w:r w:rsidR="39CD0A37" w:rsidRPr="00672F59">
        <w:rPr>
          <w:rFonts w:ascii="Times New Roman" w:hAnsi="Times New Roman" w:cs="Times New Roman"/>
          <w:sz w:val="24"/>
          <w:szCs w:val="24"/>
        </w:rPr>
        <w:t>uUI</w:t>
      </w:r>
      <w:proofErr w:type="spellEnd"/>
      <w:r w:rsidR="39CD0A37" w:rsidRPr="00672F5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39CD0A37" w:rsidRPr="00672F59">
        <w:rPr>
          <w:rFonts w:ascii="Times New Roman" w:hAnsi="Times New Roman" w:cs="Times New Roman"/>
          <w:sz w:val="24"/>
          <w:szCs w:val="24"/>
        </w:rPr>
        <w:t>adminMenuUI</w:t>
      </w:r>
      <w:proofErr w:type="spellEnd"/>
      <w:r w:rsidR="39CD0A37" w:rsidRPr="00672F5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0DD83C" w14:textId="23C5514B" w:rsidR="6C8A6C1D" w:rsidRPr="00672F59" w:rsidRDefault="39CD0A37" w:rsidP="00CD2B5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2F59">
        <w:rPr>
          <w:rFonts w:ascii="Times New Roman" w:hAnsi="Times New Roman" w:cs="Times New Roman"/>
          <w:sz w:val="24"/>
          <w:szCs w:val="24"/>
        </w:rPr>
        <w:t>Using such interface i</w:t>
      </w:r>
      <w:r w:rsidR="5DA6C643" w:rsidRPr="00672F59">
        <w:rPr>
          <w:rFonts w:ascii="Times New Roman" w:hAnsi="Times New Roman" w:cs="Times New Roman"/>
          <w:sz w:val="24"/>
          <w:szCs w:val="24"/>
        </w:rPr>
        <w:t xml:space="preserve">mplementation, we can apply </w:t>
      </w:r>
      <w:r w:rsidR="79068487" w:rsidRPr="00672F59">
        <w:rPr>
          <w:rFonts w:ascii="Times New Roman" w:hAnsi="Times New Roman" w:cs="Times New Roman"/>
          <w:sz w:val="24"/>
          <w:szCs w:val="24"/>
        </w:rPr>
        <w:t xml:space="preserve">the method </w:t>
      </w:r>
      <w:proofErr w:type="spellStart"/>
      <w:proofErr w:type="gramStart"/>
      <w:r w:rsidR="49AF299A" w:rsidRPr="00672F59">
        <w:rPr>
          <w:rFonts w:ascii="Times New Roman" w:hAnsi="Times New Roman" w:cs="Times New Roman"/>
          <w:sz w:val="24"/>
          <w:szCs w:val="24"/>
        </w:rPr>
        <w:t>displayMenu</w:t>
      </w:r>
      <w:proofErr w:type="spellEnd"/>
      <w:r w:rsidR="49AF299A" w:rsidRPr="00672F5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49AF299A" w:rsidRPr="00672F59">
        <w:rPr>
          <w:rFonts w:ascii="Times New Roman" w:hAnsi="Times New Roman" w:cs="Times New Roman"/>
          <w:sz w:val="24"/>
          <w:szCs w:val="24"/>
        </w:rPr>
        <w:t>) more easily in the implementa</w:t>
      </w:r>
      <w:r w:rsidR="328841EC" w:rsidRPr="00672F59">
        <w:rPr>
          <w:rFonts w:ascii="Times New Roman" w:hAnsi="Times New Roman" w:cs="Times New Roman"/>
          <w:sz w:val="24"/>
          <w:szCs w:val="24"/>
        </w:rPr>
        <w:t>tion</w:t>
      </w:r>
      <w:r w:rsidR="49AF299A" w:rsidRPr="00672F59">
        <w:rPr>
          <w:rFonts w:ascii="Times New Roman" w:hAnsi="Times New Roman" w:cs="Times New Roman"/>
          <w:sz w:val="24"/>
          <w:szCs w:val="24"/>
        </w:rPr>
        <w:t xml:space="preserve"> </w:t>
      </w:r>
      <w:r w:rsidR="1E46BA6D" w:rsidRPr="00672F59">
        <w:rPr>
          <w:rFonts w:ascii="Times New Roman" w:hAnsi="Times New Roman" w:cs="Times New Roman"/>
          <w:sz w:val="24"/>
          <w:szCs w:val="24"/>
        </w:rPr>
        <w:t xml:space="preserve">class </w:t>
      </w:r>
      <w:r w:rsidR="1D740D5D" w:rsidRPr="00672F59">
        <w:rPr>
          <w:rFonts w:ascii="Times New Roman" w:hAnsi="Times New Roman" w:cs="Times New Roman"/>
          <w:sz w:val="24"/>
          <w:szCs w:val="24"/>
        </w:rPr>
        <w:t xml:space="preserve">using </w:t>
      </w:r>
      <w:r w:rsidR="04B3E153" w:rsidRPr="00672F59">
        <w:rPr>
          <w:rFonts w:ascii="Times New Roman" w:hAnsi="Times New Roman" w:cs="Times New Roman"/>
          <w:sz w:val="24"/>
          <w:szCs w:val="24"/>
        </w:rPr>
        <w:t>obj</w:t>
      </w:r>
      <w:r w:rsidR="1D740D5D" w:rsidRPr="00672F59">
        <w:rPr>
          <w:rFonts w:ascii="Times New Roman" w:hAnsi="Times New Roman" w:cs="Times New Roman"/>
          <w:sz w:val="24"/>
          <w:szCs w:val="24"/>
        </w:rPr>
        <w:t>ect reference</w:t>
      </w:r>
      <w:r w:rsidR="7FEFE906" w:rsidRPr="00672F59">
        <w:rPr>
          <w:rFonts w:ascii="Times New Roman" w:hAnsi="Times New Roman" w:cs="Times New Roman"/>
          <w:sz w:val="24"/>
          <w:szCs w:val="24"/>
        </w:rPr>
        <w:t>.</w:t>
      </w:r>
      <w:r w:rsidR="1D740D5D" w:rsidRPr="00672F5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B31815" w14:textId="3E774D87" w:rsidR="00653C6F" w:rsidRPr="002922BA" w:rsidRDefault="445926D7" w:rsidP="00CD2B52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</w:pPr>
      <w:r w:rsidRPr="002922BA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>c</w:t>
      </w:r>
      <w:commentRangeStart w:id="6"/>
      <w:commentRangeStart w:id="7"/>
      <w:r w:rsidR="37EA9B4A" w:rsidRPr="002922BA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>.2 Encapsulation</w:t>
      </w:r>
      <w:commentRangeEnd w:id="6"/>
      <w:r w:rsidR="37EA9B4A">
        <w:rPr>
          <w:rStyle w:val="CommentReference"/>
        </w:rPr>
        <w:commentReference w:id="6"/>
      </w:r>
      <w:commentRangeEnd w:id="7"/>
      <w:r w:rsidR="00B56E50" w:rsidRPr="002922BA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commentReference w:id="7"/>
      </w:r>
    </w:p>
    <w:p w14:paraId="2A3A182F" w14:textId="77777777" w:rsidR="00672F59" w:rsidRPr="00672F59" w:rsidRDefault="1DAE7C94" w:rsidP="00CD2B5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2F59">
        <w:rPr>
          <w:rFonts w:ascii="Times New Roman" w:hAnsi="Times New Roman" w:cs="Times New Roman"/>
          <w:sz w:val="24"/>
          <w:szCs w:val="24"/>
        </w:rPr>
        <w:t xml:space="preserve">Encapsulation or information hiding is essential in our project as the STAR system needs to deal with many private and </w:t>
      </w:r>
      <w:r w:rsidR="14A36E0B" w:rsidRPr="00672F59">
        <w:rPr>
          <w:rFonts w:ascii="Times New Roman" w:hAnsi="Times New Roman" w:cs="Times New Roman"/>
          <w:sz w:val="24"/>
          <w:szCs w:val="24"/>
        </w:rPr>
        <w:t>confidential</w:t>
      </w:r>
      <w:r w:rsidRPr="00672F59">
        <w:rPr>
          <w:rFonts w:ascii="Times New Roman" w:hAnsi="Times New Roman" w:cs="Times New Roman"/>
          <w:sz w:val="24"/>
          <w:szCs w:val="24"/>
        </w:rPr>
        <w:t xml:space="preserve"> information such as emails and passwords.</w:t>
      </w:r>
      <w:r w:rsidR="4147E1BE" w:rsidRPr="00672F59">
        <w:rPr>
          <w:rFonts w:ascii="Times New Roman" w:hAnsi="Times New Roman" w:cs="Times New Roman"/>
          <w:sz w:val="24"/>
          <w:szCs w:val="24"/>
        </w:rPr>
        <w:t xml:space="preserve"> </w:t>
      </w:r>
      <w:r w:rsidR="3065E61F" w:rsidRPr="00672F59">
        <w:rPr>
          <w:rFonts w:ascii="Times New Roman" w:hAnsi="Times New Roman" w:cs="Times New Roman"/>
          <w:sz w:val="24"/>
          <w:szCs w:val="24"/>
        </w:rPr>
        <w:t>This</w:t>
      </w:r>
      <w:r w:rsidR="4147E1BE" w:rsidRPr="00672F59">
        <w:rPr>
          <w:rFonts w:ascii="Times New Roman" w:hAnsi="Times New Roman" w:cs="Times New Roman"/>
          <w:sz w:val="24"/>
          <w:szCs w:val="24"/>
        </w:rPr>
        <w:t xml:space="preserve"> information should be </w:t>
      </w:r>
      <w:r w:rsidR="14F12102" w:rsidRPr="00672F59">
        <w:rPr>
          <w:rFonts w:ascii="Times New Roman" w:hAnsi="Times New Roman" w:cs="Times New Roman"/>
          <w:sz w:val="24"/>
          <w:szCs w:val="24"/>
        </w:rPr>
        <w:t>encrypted</w:t>
      </w:r>
      <w:r w:rsidR="4147E1BE" w:rsidRPr="00672F59">
        <w:rPr>
          <w:rFonts w:ascii="Times New Roman" w:hAnsi="Times New Roman" w:cs="Times New Roman"/>
          <w:sz w:val="24"/>
          <w:szCs w:val="24"/>
        </w:rPr>
        <w:t xml:space="preserve"> and not accessible to other classes. </w:t>
      </w:r>
    </w:p>
    <w:p w14:paraId="08278141" w14:textId="1408A1F6" w:rsidR="00727720" w:rsidRPr="00672F59" w:rsidRDefault="0EF6ABEF" w:rsidP="00CD2B5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2F59">
        <w:rPr>
          <w:rFonts w:ascii="Times New Roman" w:hAnsi="Times New Roman" w:cs="Times New Roman"/>
          <w:sz w:val="24"/>
          <w:szCs w:val="24"/>
        </w:rPr>
        <w:t xml:space="preserve">For example, in the </w:t>
      </w:r>
      <w:proofErr w:type="spellStart"/>
      <w:r w:rsidRPr="00672F59">
        <w:rPr>
          <w:rFonts w:ascii="Times New Roman" w:hAnsi="Times New Roman" w:cs="Times New Roman"/>
          <w:sz w:val="24"/>
          <w:szCs w:val="24"/>
        </w:rPr>
        <w:t>notificationContr</w:t>
      </w:r>
      <w:r w:rsidR="003A6672" w:rsidRPr="00672F59">
        <w:rPr>
          <w:rFonts w:ascii="Times New Roman" w:hAnsi="Times New Roman" w:cs="Times New Roman"/>
          <w:sz w:val="24"/>
          <w:szCs w:val="24"/>
        </w:rPr>
        <w:t>o</w:t>
      </w:r>
      <w:r w:rsidRPr="00672F59">
        <w:rPr>
          <w:rFonts w:ascii="Times New Roman" w:hAnsi="Times New Roman" w:cs="Times New Roman"/>
          <w:sz w:val="24"/>
          <w:szCs w:val="24"/>
        </w:rPr>
        <w:t>ller</w:t>
      </w:r>
      <w:proofErr w:type="spellEnd"/>
      <w:r w:rsidRPr="00672F59">
        <w:rPr>
          <w:rFonts w:ascii="Times New Roman" w:hAnsi="Times New Roman" w:cs="Times New Roman"/>
          <w:sz w:val="24"/>
          <w:szCs w:val="24"/>
        </w:rPr>
        <w:t xml:space="preserve"> class, the </w:t>
      </w:r>
      <w:proofErr w:type="spellStart"/>
      <w:r w:rsidRPr="00672F59">
        <w:rPr>
          <w:rFonts w:ascii="Times New Roman" w:hAnsi="Times New Roman" w:cs="Times New Roman"/>
          <w:sz w:val="24"/>
          <w:szCs w:val="24"/>
        </w:rPr>
        <w:t>sender_email</w:t>
      </w:r>
      <w:proofErr w:type="spellEnd"/>
      <w:r w:rsidRPr="00672F5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672F59">
        <w:rPr>
          <w:rFonts w:ascii="Times New Roman" w:hAnsi="Times New Roman" w:cs="Times New Roman"/>
          <w:sz w:val="24"/>
          <w:szCs w:val="24"/>
        </w:rPr>
        <w:t>sender_pw</w:t>
      </w:r>
      <w:proofErr w:type="spellEnd"/>
      <w:r w:rsidRPr="00672F59">
        <w:rPr>
          <w:rFonts w:ascii="Times New Roman" w:hAnsi="Times New Roman" w:cs="Times New Roman"/>
          <w:sz w:val="24"/>
          <w:szCs w:val="24"/>
        </w:rPr>
        <w:t xml:space="preserve"> attributes are b</w:t>
      </w:r>
      <w:r w:rsidR="73B20563" w:rsidRPr="00672F59">
        <w:rPr>
          <w:rFonts w:ascii="Times New Roman" w:hAnsi="Times New Roman" w:cs="Times New Roman"/>
          <w:sz w:val="24"/>
          <w:szCs w:val="24"/>
        </w:rPr>
        <w:t xml:space="preserve">uilt to be private so that such private </w:t>
      </w:r>
      <w:r w:rsidR="11ACE18C" w:rsidRPr="00672F59">
        <w:rPr>
          <w:rFonts w:ascii="Times New Roman" w:hAnsi="Times New Roman" w:cs="Times New Roman"/>
          <w:sz w:val="24"/>
          <w:szCs w:val="24"/>
        </w:rPr>
        <w:t>information</w:t>
      </w:r>
      <w:r w:rsidR="73B20563" w:rsidRPr="00672F59">
        <w:rPr>
          <w:rFonts w:ascii="Times New Roman" w:hAnsi="Times New Roman" w:cs="Times New Roman"/>
          <w:sz w:val="24"/>
          <w:szCs w:val="24"/>
        </w:rPr>
        <w:t xml:space="preserve"> should be </w:t>
      </w:r>
      <w:r w:rsidR="0E233A15" w:rsidRPr="00672F59">
        <w:rPr>
          <w:rFonts w:ascii="Times New Roman" w:hAnsi="Times New Roman" w:cs="Times New Roman"/>
          <w:sz w:val="24"/>
          <w:szCs w:val="24"/>
        </w:rPr>
        <w:t>encapsulated</w:t>
      </w:r>
      <w:r w:rsidR="73B20563" w:rsidRPr="00672F59">
        <w:rPr>
          <w:rFonts w:ascii="Times New Roman" w:hAnsi="Times New Roman" w:cs="Times New Roman"/>
          <w:sz w:val="24"/>
          <w:szCs w:val="24"/>
        </w:rPr>
        <w:t xml:space="preserve"> within the class. Thus, </w:t>
      </w:r>
      <w:r w:rsidR="75AFA27C" w:rsidRPr="00672F59">
        <w:rPr>
          <w:rFonts w:ascii="Times New Roman" w:hAnsi="Times New Roman" w:cs="Times New Roman"/>
          <w:sz w:val="24"/>
          <w:szCs w:val="24"/>
        </w:rPr>
        <w:t>critical</w:t>
      </w:r>
      <w:r w:rsidR="73B20563" w:rsidRPr="00672F59">
        <w:rPr>
          <w:rFonts w:ascii="Times New Roman" w:hAnsi="Times New Roman" w:cs="Times New Roman"/>
          <w:sz w:val="24"/>
          <w:szCs w:val="24"/>
        </w:rPr>
        <w:t xml:space="preserve"> information will not be accessible t</w:t>
      </w:r>
      <w:r w:rsidR="70FF5424" w:rsidRPr="00672F59">
        <w:rPr>
          <w:rFonts w:ascii="Times New Roman" w:hAnsi="Times New Roman" w:cs="Times New Roman"/>
          <w:sz w:val="24"/>
          <w:szCs w:val="24"/>
        </w:rPr>
        <w:t xml:space="preserve">o classes such as </w:t>
      </w:r>
      <w:proofErr w:type="spellStart"/>
      <w:r w:rsidR="70FF5424" w:rsidRPr="00672F59">
        <w:rPr>
          <w:rFonts w:ascii="Times New Roman" w:hAnsi="Times New Roman" w:cs="Times New Roman"/>
          <w:sz w:val="24"/>
          <w:szCs w:val="24"/>
        </w:rPr>
        <w:t>fileController</w:t>
      </w:r>
      <w:proofErr w:type="spellEnd"/>
      <w:r w:rsidR="70FF5424" w:rsidRPr="00672F59">
        <w:rPr>
          <w:rFonts w:ascii="Times New Roman" w:hAnsi="Times New Roman" w:cs="Times New Roman"/>
          <w:sz w:val="24"/>
          <w:szCs w:val="24"/>
        </w:rPr>
        <w:t xml:space="preserve"> and data safety is granted. </w:t>
      </w:r>
    </w:p>
    <w:p w14:paraId="4B34093D" w14:textId="064F26F5" w:rsidR="00A81D97" w:rsidRPr="002922BA" w:rsidRDefault="0E6B36BA" w:rsidP="00CD2B52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</w:pPr>
      <w:r w:rsidRPr="002922BA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>c</w:t>
      </w:r>
      <w:r w:rsidR="37EA9B4A" w:rsidRPr="002922BA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>.3 Inheritance</w:t>
      </w:r>
    </w:p>
    <w:p w14:paraId="1C941609" w14:textId="77777777" w:rsidR="00672F59" w:rsidRPr="00672F59" w:rsidRDefault="6550D785" w:rsidP="00CD2B52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2F59">
        <w:rPr>
          <w:rFonts w:ascii="Times New Roman" w:hAnsi="Times New Roman" w:cs="Times New Roman"/>
          <w:sz w:val="24"/>
          <w:szCs w:val="24"/>
        </w:rPr>
        <w:t xml:space="preserve">Inheritance is applied in our project to enhance code reuse. For example, </w:t>
      </w:r>
      <w:r w:rsidR="220A71B6" w:rsidRPr="00672F59">
        <w:rPr>
          <w:rFonts w:ascii="Times New Roman" w:hAnsi="Times New Roman" w:cs="Times New Roman"/>
          <w:sz w:val="24"/>
          <w:szCs w:val="24"/>
        </w:rPr>
        <w:t xml:space="preserve">the Student and Admin classes inherit from the User class and use the methods </w:t>
      </w:r>
      <w:r w:rsidR="7A8E8DFC" w:rsidRPr="00672F59">
        <w:rPr>
          <w:rFonts w:ascii="Times New Roman" w:hAnsi="Times New Roman" w:cs="Times New Roman"/>
          <w:sz w:val="24"/>
          <w:szCs w:val="24"/>
        </w:rPr>
        <w:t>available</w:t>
      </w:r>
      <w:r w:rsidR="220A71B6" w:rsidRPr="00672F59">
        <w:rPr>
          <w:rFonts w:ascii="Times New Roman" w:hAnsi="Times New Roman" w:cs="Times New Roman"/>
          <w:sz w:val="24"/>
          <w:szCs w:val="24"/>
        </w:rPr>
        <w:t xml:space="preserve"> inside the User class like</w:t>
      </w:r>
      <w:r w:rsidR="57E49F40" w:rsidRPr="00672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57E49F40" w:rsidRPr="00672F59">
        <w:rPr>
          <w:rFonts w:ascii="Times New Roman" w:hAnsi="Times New Roman" w:cs="Times New Roman"/>
          <w:sz w:val="24"/>
          <w:szCs w:val="24"/>
        </w:rPr>
        <w:t>setUsername</w:t>
      </w:r>
      <w:proofErr w:type="spellEnd"/>
      <w:r w:rsidR="57E49F40" w:rsidRPr="00672F5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57E49F40" w:rsidRPr="00672F59">
        <w:rPr>
          <w:rFonts w:ascii="Times New Roman" w:hAnsi="Times New Roman" w:cs="Times New Roman"/>
          <w:sz w:val="24"/>
          <w:szCs w:val="24"/>
        </w:rPr>
        <w:t xml:space="preserve">) and </w:t>
      </w:r>
      <w:proofErr w:type="spellStart"/>
      <w:r w:rsidR="57E49F40" w:rsidRPr="00672F59">
        <w:rPr>
          <w:rFonts w:ascii="Times New Roman" w:hAnsi="Times New Roman" w:cs="Times New Roman"/>
          <w:sz w:val="24"/>
          <w:szCs w:val="24"/>
        </w:rPr>
        <w:t>setPassword</w:t>
      </w:r>
      <w:proofErr w:type="spellEnd"/>
      <w:r w:rsidR="57E49F40" w:rsidRPr="00672F59">
        <w:rPr>
          <w:rFonts w:ascii="Times New Roman" w:hAnsi="Times New Roman" w:cs="Times New Roman"/>
          <w:sz w:val="24"/>
          <w:szCs w:val="24"/>
        </w:rPr>
        <w:t xml:space="preserve">() so that repetition is </w:t>
      </w:r>
      <w:r w:rsidR="1BE14D9F" w:rsidRPr="00672F59">
        <w:rPr>
          <w:rFonts w:ascii="Times New Roman" w:hAnsi="Times New Roman" w:cs="Times New Roman"/>
          <w:sz w:val="24"/>
          <w:szCs w:val="24"/>
        </w:rPr>
        <w:t>minimized</w:t>
      </w:r>
      <w:r w:rsidR="57E49F40" w:rsidRPr="00672F5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4FE179D" w14:textId="75536D46" w:rsidR="6550D785" w:rsidRPr="00672F59" w:rsidRDefault="32CCDCCA" w:rsidP="00CD2B52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2F59">
        <w:rPr>
          <w:rFonts w:ascii="Times New Roman" w:hAnsi="Times New Roman" w:cs="Times New Roman"/>
          <w:sz w:val="24"/>
          <w:szCs w:val="24"/>
        </w:rPr>
        <w:t>This method</w:t>
      </w:r>
      <w:commentRangeStart w:id="8"/>
      <w:commentRangeStart w:id="9"/>
      <w:r w:rsidR="6F3509C4" w:rsidRPr="00672F59">
        <w:rPr>
          <w:rFonts w:ascii="Times New Roman" w:hAnsi="Times New Roman" w:cs="Times New Roman"/>
          <w:sz w:val="24"/>
          <w:szCs w:val="24"/>
        </w:rPr>
        <w:t xml:space="preserve"> over</w:t>
      </w:r>
      <w:r w:rsidR="695629E0" w:rsidRPr="00672F59">
        <w:rPr>
          <w:rFonts w:ascii="Times New Roman" w:hAnsi="Times New Roman" w:cs="Times New Roman"/>
          <w:sz w:val="24"/>
          <w:szCs w:val="24"/>
        </w:rPr>
        <w:t>rid</w:t>
      </w:r>
      <w:r w:rsidR="6F3509C4" w:rsidRPr="00672F59">
        <w:rPr>
          <w:rFonts w:ascii="Times New Roman" w:hAnsi="Times New Roman" w:cs="Times New Roman"/>
          <w:sz w:val="24"/>
          <w:szCs w:val="24"/>
        </w:rPr>
        <w:t>ing</w:t>
      </w:r>
      <w:commentRangeEnd w:id="8"/>
      <w:r w:rsidR="6550D785">
        <w:rPr>
          <w:rStyle w:val="CommentReference"/>
        </w:rPr>
        <w:commentReference w:id="8"/>
      </w:r>
      <w:commentRangeEnd w:id="9"/>
      <w:r w:rsidR="6550D785">
        <w:rPr>
          <w:rStyle w:val="CommentReference"/>
        </w:rPr>
        <w:commentReference w:id="9"/>
      </w:r>
      <w:r w:rsidR="6F3509C4" w:rsidRPr="00672F59">
        <w:rPr>
          <w:rFonts w:ascii="Times New Roman" w:hAnsi="Times New Roman" w:cs="Times New Roman"/>
          <w:sz w:val="24"/>
          <w:szCs w:val="24"/>
        </w:rPr>
        <w:t xml:space="preserve"> make sure</w:t>
      </w:r>
      <w:r w:rsidR="689F04DF" w:rsidRPr="00672F59">
        <w:rPr>
          <w:rFonts w:ascii="Times New Roman" w:hAnsi="Times New Roman" w:cs="Times New Roman"/>
          <w:sz w:val="24"/>
          <w:szCs w:val="24"/>
        </w:rPr>
        <w:t xml:space="preserve"> that </w:t>
      </w:r>
      <w:r w:rsidR="1AF84024" w:rsidRPr="00672F59">
        <w:rPr>
          <w:rFonts w:ascii="Times New Roman" w:hAnsi="Times New Roman" w:cs="Times New Roman"/>
          <w:sz w:val="24"/>
          <w:szCs w:val="24"/>
        </w:rPr>
        <w:t xml:space="preserve">no new methods </w:t>
      </w:r>
      <w:r w:rsidR="3AA5BA4F" w:rsidRPr="00672F59">
        <w:rPr>
          <w:rFonts w:ascii="Times New Roman" w:hAnsi="Times New Roman" w:cs="Times New Roman"/>
          <w:sz w:val="24"/>
          <w:szCs w:val="24"/>
        </w:rPr>
        <w:t>must</w:t>
      </w:r>
      <w:r w:rsidR="1AF84024" w:rsidRPr="00672F59">
        <w:rPr>
          <w:rFonts w:ascii="Times New Roman" w:hAnsi="Times New Roman" w:cs="Times New Roman"/>
          <w:sz w:val="24"/>
          <w:szCs w:val="24"/>
        </w:rPr>
        <w:t xml:space="preserve"> be created every time a subclass is created.</w:t>
      </w:r>
    </w:p>
    <w:p w14:paraId="25068D7A" w14:textId="281E2070" w:rsidR="00BA5832" w:rsidRPr="002922BA" w:rsidRDefault="7C7722D1" w:rsidP="00CD2B52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</w:pPr>
      <w:r w:rsidRPr="002922BA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>c</w:t>
      </w:r>
      <w:r w:rsidR="37EA9B4A" w:rsidRPr="002922BA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 xml:space="preserve">.4 Polymorphism </w:t>
      </w:r>
    </w:p>
    <w:p w14:paraId="21BFB312" w14:textId="77777777" w:rsidR="00672F59" w:rsidRPr="00672F59" w:rsidRDefault="527A25F8" w:rsidP="00CD2B5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2F59">
        <w:rPr>
          <w:rFonts w:ascii="Times New Roman" w:hAnsi="Times New Roman" w:cs="Times New Roman"/>
          <w:sz w:val="24"/>
          <w:szCs w:val="24"/>
        </w:rPr>
        <w:t xml:space="preserve">Polymorphism allows us to perform a single action in different ways. This is a useful concept in our STAR project as there are some occasions where the same </w:t>
      </w:r>
      <w:r w:rsidR="5A284781" w:rsidRPr="00672F59">
        <w:rPr>
          <w:rFonts w:ascii="Times New Roman" w:hAnsi="Times New Roman" w:cs="Times New Roman"/>
          <w:sz w:val="24"/>
          <w:szCs w:val="24"/>
        </w:rPr>
        <w:t xml:space="preserve">methods are called to perform the tasks </w:t>
      </w:r>
      <w:r w:rsidR="33404254" w:rsidRPr="00672F59">
        <w:rPr>
          <w:rFonts w:ascii="Times New Roman" w:hAnsi="Times New Roman" w:cs="Times New Roman"/>
          <w:sz w:val="24"/>
          <w:szCs w:val="24"/>
        </w:rPr>
        <w:t>slightly different</w:t>
      </w:r>
      <w:r w:rsidR="5A284781" w:rsidRPr="00672F59">
        <w:rPr>
          <w:rFonts w:ascii="Times New Roman" w:hAnsi="Times New Roman" w:cs="Times New Roman"/>
          <w:sz w:val="24"/>
          <w:szCs w:val="24"/>
        </w:rPr>
        <w:t xml:space="preserve"> </w:t>
      </w:r>
      <w:r w:rsidR="4FB5A79C" w:rsidRPr="00672F59">
        <w:rPr>
          <w:rFonts w:ascii="Times New Roman" w:hAnsi="Times New Roman" w:cs="Times New Roman"/>
          <w:sz w:val="24"/>
          <w:szCs w:val="24"/>
        </w:rPr>
        <w:t xml:space="preserve">in </w:t>
      </w:r>
      <w:r w:rsidR="1E8BB387" w:rsidRPr="00672F59">
        <w:rPr>
          <w:rFonts w:ascii="Times New Roman" w:hAnsi="Times New Roman" w:cs="Times New Roman"/>
          <w:sz w:val="24"/>
          <w:szCs w:val="24"/>
        </w:rPr>
        <w:t xml:space="preserve">some classes. </w:t>
      </w:r>
    </w:p>
    <w:p w14:paraId="5ADC3508" w14:textId="6569AA86" w:rsidR="16A48D0F" w:rsidRPr="00672F59" w:rsidRDefault="0AA5E20C" w:rsidP="00CD2B5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2F59">
        <w:rPr>
          <w:rFonts w:ascii="Times New Roman" w:hAnsi="Times New Roman" w:cs="Times New Roman"/>
          <w:sz w:val="24"/>
          <w:szCs w:val="24"/>
        </w:rPr>
        <w:t>For example,</w:t>
      </w:r>
      <w:r w:rsidR="61B66F10" w:rsidRPr="00672F59">
        <w:rPr>
          <w:rFonts w:ascii="Times New Roman" w:hAnsi="Times New Roman" w:cs="Times New Roman"/>
          <w:sz w:val="24"/>
          <w:szCs w:val="24"/>
        </w:rPr>
        <w:t xml:space="preserve"> </w:t>
      </w:r>
      <w:r w:rsidR="2104217A" w:rsidRPr="00672F59">
        <w:rPr>
          <w:rFonts w:ascii="Times New Roman" w:hAnsi="Times New Roman" w:cs="Times New Roman"/>
          <w:sz w:val="24"/>
          <w:szCs w:val="24"/>
        </w:rPr>
        <w:t xml:space="preserve">the </w:t>
      </w:r>
      <w:r w:rsidR="39395331" w:rsidRPr="00672F59">
        <w:rPr>
          <w:rFonts w:ascii="Times New Roman" w:hAnsi="Times New Roman" w:cs="Times New Roman"/>
          <w:sz w:val="24"/>
          <w:szCs w:val="24"/>
        </w:rPr>
        <w:t>function</w:t>
      </w:r>
      <w:r w:rsidR="057CDFD8" w:rsidRPr="00672F59">
        <w:rPr>
          <w:rFonts w:ascii="Times New Roman" w:hAnsi="Times New Roman" w:cs="Times New Roman"/>
          <w:sz w:val="24"/>
          <w:szCs w:val="24"/>
        </w:rPr>
        <w:t xml:space="preserve"> below shows that the</w:t>
      </w:r>
      <w:r w:rsidR="1D49AA29" w:rsidRPr="00672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1D49AA29" w:rsidRPr="00672F59">
        <w:rPr>
          <w:rFonts w:ascii="Times New Roman" w:hAnsi="Times New Roman" w:cs="Times New Roman"/>
          <w:sz w:val="24"/>
          <w:szCs w:val="24"/>
        </w:rPr>
        <w:t>menuUI</w:t>
      </w:r>
      <w:proofErr w:type="spellEnd"/>
      <w:r w:rsidR="527A25F8" w:rsidRPr="00672F59">
        <w:rPr>
          <w:rFonts w:ascii="Times New Roman" w:hAnsi="Times New Roman" w:cs="Times New Roman"/>
          <w:sz w:val="24"/>
          <w:szCs w:val="24"/>
        </w:rPr>
        <w:t xml:space="preserve"> </w:t>
      </w:r>
      <w:r w:rsidR="1D49AA29" w:rsidRPr="00672F59">
        <w:rPr>
          <w:rFonts w:ascii="Times New Roman" w:hAnsi="Times New Roman" w:cs="Times New Roman"/>
          <w:sz w:val="24"/>
          <w:szCs w:val="24"/>
        </w:rPr>
        <w:t xml:space="preserve">object reference is referred to different </w:t>
      </w:r>
      <w:r w:rsidR="6DB14476" w:rsidRPr="00672F59">
        <w:rPr>
          <w:rFonts w:ascii="Times New Roman" w:hAnsi="Times New Roman" w:cs="Times New Roman"/>
          <w:sz w:val="24"/>
          <w:szCs w:val="24"/>
        </w:rPr>
        <w:t xml:space="preserve">types as </w:t>
      </w:r>
      <w:proofErr w:type="spellStart"/>
      <w:r w:rsidR="6DB14476" w:rsidRPr="00672F59">
        <w:rPr>
          <w:rFonts w:ascii="Times New Roman" w:hAnsi="Times New Roman" w:cs="Times New Roman"/>
          <w:sz w:val="24"/>
          <w:szCs w:val="24"/>
        </w:rPr>
        <w:t>studentMenuUI</w:t>
      </w:r>
      <w:proofErr w:type="spellEnd"/>
      <w:r w:rsidR="6DB14476" w:rsidRPr="00672F5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6DB14476" w:rsidRPr="00672F59">
        <w:rPr>
          <w:rFonts w:ascii="Times New Roman" w:hAnsi="Times New Roman" w:cs="Times New Roman"/>
          <w:sz w:val="24"/>
          <w:szCs w:val="24"/>
        </w:rPr>
        <w:t>adminMenuUI</w:t>
      </w:r>
      <w:proofErr w:type="spellEnd"/>
      <w:r w:rsidR="6DB14476" w:rsidRPr="00672F59">
        <w:rPr>
          <w:rFonts w:ascii="Times New Roman" w:hAnsi="Times New Roman" w:cs="Times New Roman"/>
          <w:sz w:val="24"/>
          <w:szCs w:val="24"/>
        </w:rPr>
        <w:t>. Such</w:t>
      </w:r>
      <w:r w:rsidR="4A6DD990" w:rsidRPr="00672F59">
        <w:rPr>
          <w:rFonts w:ascii="Times New Roman" w:hAnsi="Times New Roman" w:cs="Times New Roman"/>
          <w:sz w:val="24"/>
          <w:szCs w:val="24"/>
        </w:rPr>
        <w:t xml:space="preserve"> </w:t>
      </w:r>
      <w:r w:rsidR="527A25F8" w:rsidRPr="00672F59">
        <w:rPr>
          <w:rFonts w:ascii="Times New Roman" w:hAnsi="Times New Roman" w:cs="Times New Roman"/>
          <w:sz w:val="24"/>
          <w:szCs w:val="24"/>
        </w:rPr>
        <w:t xml:space="preserve">polymorphism allows you to define </w:t>
      </w:r>
      <w:r w:rsidR="2E78D3B3" w:rsidRPr="00672F59">
        <w:rPr>
          <w:rFonts w:ascii="Times New Roman" w:hAnsi="Times New Roman" w:cs="Times New Roman"/>
          <w:sz w:val="24"/>
          <w:szCs w:val="24"/>
        </w:rPr>
        <w:t>on</w:t>
      </w:r>
      <w:r w:rsidR="4A6DD990" w:rsidRPr="00672F59">
        <w:rPr>
          <w:rFonts w:ascii="Times New Roman" w:hAnsi="Times New Roman" w:cs="Times New Roman"/>
          <w:sz w:val="24"/>
          <w:szCs w:val="24"/>
        </w:rPr>
        <w:t>e</w:t>
      </w:r>
      <w:r w:rsidR="527A25F8" w:rsidRPr="00672F59">
        <w:rPr>
          <w:rFonts w:ascii="Times New Roman" w:hAnsi="Times New Roman" w:cs="Times New Roman"/>
          <w:sz w:val="24"/>
          <w:szCs w:val="24"/>
        </w:rPr>
        <w:t xml:space="preserve"> interface </w:t>
      </w:r>
      <w:r w:rsidR="7179D593" w:rsidRPr="00672F59">
        <w:rPr>
          <w:rFonts w:ascii="Times New Roman" w:hAnsi="Times New Roman" w:cs="Times New Roman"/>
          <w:sz w:val="24"/>
          <w:szCs w:val="24"/>
        </w:rPr>
        <w:t xml:space="preserve">of </w:t>
      </w:r>
      <w:proofErr w:type="spellStart"/>
      <w:r w:rsidR="7179D593" w:rsidRPr="00672F59">
        <w:rPr>
          <w:rFonts w:ascii="Times New Roman" w:hAnsi="Times New Roman" w:cs="Times New Roman"/>
          <w:sz w:val="24"/>
          <w:szCs w:val="24"/>
        </w:rPr>
        <w:t>menuUI</w:t>
      </w:r>
      <w:proofErr w:type="spellEnd"/>
      <w:r w:rsidR="7179D593" w:rsidRPr="00672F59">
        <w:rPr>
          <w:rFonts w:ascii="Times New Roman" w:hAnsi="Times New Roman" w:cs="Times New Roman"/>
          <w:sz w:val="24"/>
          <w:szCs w:val="24"/>
        </w:rPr>
        <w:t xml:space="preserve"> </w:t>
      </w:r>
      <w:r w:rsidR="527A25F8" w:rsidRPr="00672F59">
        <w:rPr>
          <w:rFonts w:ascii="Times New Roman" w:hAnsi="Times New Roman" w:cs="Times New Roman"/>
          <w:sz w:val="24"/>
          <w:szCs w:val="24"/>
        </w:rPr>
        <w:t>and have multiple implementations.</w:t>
      </w:r>
    </w:p>
    <w:p w14:paraId="70CA759E" w14:textId="02A0C609" w:rsidR="512A97F7" w:rsidRPr="009D695F" w:rsidRDefault="1A19ED5E" w:rsidP="008724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  <w:sz w:val="18"/>
          <w:szCs w:val="18"/>
        </w:rPr>
      </w:pPr>
      <w:r w:rsidRPr="009D695F">
        <w:rPr>
          <w:rFonts w:ascii="Courier New" w:hAnsi="Courier New" w:cs="Courier New"/>
          <w:b/>
          <w:bCs/>
          <w:sz w:val="18"/>
          <w:szCs w:val="18"/>
        </w:rPr>
        <w:t>if(</w:t>
      </w:r>
      <w:proofErr w:type="spellStart"/>
      <w:proofErr w:type="gramStart"/>
      <w:r w:rsidRPr="009D695F">
        <w:rPr>
          <w:rFonts w:ascii="Courier New" w:hAnsi="Courier New" w:cs="Courier New"/>
          <w:b/>
          <w:bCs/>
          <w:sz w:val="18"/>
          <w:szCs w:val="18"/>
        </w:rPr>
        <w:t>acc.equals</w:t>
      </w:r>
      <w:proofErr w:type="spellEnd"/>
      <w:proofErr w:type="gramEnd"/>
      <w:r w:rsidRPr="009D695F">
        <w:rPr>
          <w:rFonts w:ascii="Courier New" w:hAnsi="Courier New" w:cs="Courier New"/>
          <w:b/>
          <w:bCs/>
          <w:sz w:val="18"/>
          <w:szCs w:val="18"/>
        </w:rPr>
        <w:t>("student")) {</w:t>
      </w:r>
      <w:r w:rsidR="00392BD0">
        <w:rPr>
          <w:rFonts w:ascii="Courier New" w:hAnsi="Courier New" w:cs="Courier New"/>
          <w:b/>
          <w:bCs/>
          <w:sz w:val="18"/>
          <w:szCs w:val="18"/>
        </w:rPr>
        <w:t xml:space="preserve"> </w:t>
      </w:r>
    </w:p>
    <w:p w14:paraId="6302C949" w14:textId="7E413710" w:rsidR="512A97F7" w:rsidRPr="009D695F" w:rsidRDefault="1A19ED5E" w:rsidP="008724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  <w:sz w:val="16"/>
          <w:szCs w:val="16"/>
        </w:rPr>
      </w:pPr>
      <w:proofErr w:type="spellStart"/>
      <w:r w:rsidRPr="009D695F">
        <w:rPr>
          <w:rFonts w:ascii="Courier New" w:hAnsi="Courier New" w:cs="Courier New"/>
          <w:b/>
          <w:bCs/>
          <w:sz w:val="18"/>
          <w:szCs w:val="18"/>
        </w:rPr>
        <w:t>menuUI</w:t>
      </w:r>
      <w:proofErr w:type="spellEnd"/>
      <w:r w:rsidRPr="009D695F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9D695F">
        <w:rPr>
          <w:rFonts w:ascii="Courier New" w:hAnsi="Courier New" w:cs="Courier New"/>
          <w:b/>
          <w:bCs/>
          <w:sz w:val="18"/>
          <w:szCs w:val="18"/>
        </w:rPr>
        <w:t>studentmenu</w:t>
      </w:r>
      <w:proofErr w:type="spellEnd"/>
      <w:r w:rsidRPr="009D695F">
        <w:rPr>
          <w:rFonts w:ascii="Courier New" w:hAnsi="Courier New" w:cs="Courier New"/>
          <w:b/>
          <w:bCs/>
          <w:sz w:val="18"/>
          <w:szCs w:val="18"/>
        </w:rPr>
        <w:t xml:space="preserve">=new </w:t>
      </w:r>
      <w:proofErr w:type="spellStart"/>
      <w:proofErr w:type="gramStart"/>
      <w:r w:rsidRPr="009D695F">
        <w:rPr>
          <w:rFonts w:ascii="Courier New" w:hAnsi="Courier New" w:cs="Courier New"/>
          <w:b/>
          <w:bCs/>
          <w:sz w:val="18"/>
          <w:szCs w:val="18"/>
        </w:rPr>
        <w:t>studentMenuUI</w:t>
      </w:r>
      <w:proofErr w:type="spellEnd"/>
      <w:r w:rsidRPr="009D695F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9D695F">
        <w:rPr>
          <w:rFonts w:ascii="Courier New" w:hAnsi="Courier New" w:cs="Courier New"/>
          <w:b/>
          <w:bCs/>
          <w:sz w:val="18"/>
          <w:szCs w:val="18"/>
        </w:rPr>
        <w:t>);</w:t>
      </w:r>
    </w:p>
    <w:p w14:paraId="3E391548" w14:textId="26EA4AC3" w:rsidR="512A97F7" w:rsidRPr="009D695F" w:rsidRDefault="1A19ED5E" w:rsidP="008724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  <w:sz w:val="16"/>
          <w:szCs w:val="16"/>
        </w:rPr>
      </w:pPr>
      <w:proofErr w:type="spellStart"/>
      <w:proofErr w:type="gramStart"/>
      <w:r w:rsidRPr="009D695F">
        <w:rPr>
          <w:rFonts w:ascii="Courier New" w:hAnsi="Courier New" w:cs="Courier New"/>
          <w:b/>
          <w:bCs/>
          <w:sz w:val="18"/>
          <w:szCs w:val="18"/>
        </w:rPr>
        <w:t>studentmenu.displayMenu</w:t>
      </w:r>
      <w:proofErr w:type="spellEnd"/>
      <w:proofErr w:type="gramEnd"/>
      <w:r w:rsidRPr="009D695F">
        <w:rPr>
          <w:rFonts w:ascii="Courier New" w:hAnsi="Courier New" w:cs="Courier New"/>
          <w:b/>
          <w:bCs/>
          <w:sz w:val="18"/>
          <w:szCs w:val="18"/>
        </w:rPr>
        <w:t>(username);</w:t>
      </w:r>
    </w:p>
    <w:p w14:paraId="10EADF7A" w14:textId="73CB933A" w:rsidR="512A97F7" w:rsidRPr="009D695F" w:rsidRDefault="1A19ED5E" w:rsidP="008724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  <w:sz w:val="16"/>
          <w:szCs w:val="16"/>
        </w:rPr>
      </w:pPr>
      <w:r w:rsidRPr="009D695F"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04F787F5" w14:textId="63DC083C" w:rsidR="512A97F7" w:rsidRPr="009D695F" w:rsidRDefault="1A19ED5E" w:rsidP="008724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  <w:sz w:val="16"/>
          <w:szCs w:val="16"/>
        </w:rPr>
      </w:pPr>
      <w:r w:rsidRPr="009D695F">
        <w:rPr>
          <w:rFonts w:ascii="Courier New" w:hAnsi="Courier New" w:cs="Courier New"/>
          <w:b/>
          <w:bCs/>
          <w:sz w:val="18"/>
          <w:szCs w:val="18"/>
        </w:rPr>
        <w:t>else if(</w:t>
      </w:r>
      <w:proofErr w:type="spellStart"/>
      <w:proofErr w:type="gramStart"/>
      <w:r w:rsidRPr="009D695F">
        <w:rPr>
          <w:rFonts w:ascii="Courier New" w:hAnsi="Courier New" w:cs="Courier New"/>
          <w:b/>
          <w:bCs/>
          <w:sz w:val="18"/>
          <w:szCs w:val="18"/>
        </w:rPr>
        <w:t>acc.equals</w:t>
      </w:r>
      <w:proofErr w:type="spellEnd"/>
      <w:proofErr w:type="gramEnd"/>
      <w:r w:rsidRPr="009D695F">
        <w:rPr>
          <w:rFonts w:ascii="Courier New" w:hAnsi="Courier New" w:cs="Courier New"/>
          <w:b/>
          <w:bCs/>
          <w:sz w:val="18"/>
          <w:szCs w:val="18"/>
        </w:rPr>
        <w:t>("admin")) {</w:t>
      </w:r>
    </w:p>
    <w:p w14:paraId="06030D6E" w14:textId="0B34E2DB" w:rsidR="512A97F7" w:rsidRPr="009D695F" w:rsidRDefault="1A19ED5E" w:rsidP="008724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  <w:sz w:val="16"/>
          <w:szCs w:val="16"/>
        </w:rPr>
      </w:pPr>
      <w:proofErr w:type="spellStart"/>
      <w:r w:rsidRPr="009D695F">
        <w:rPr>
          <w:rFonts w:ascii="Courier New" w:hAnsi="Courier New" w:cs="Courier New"/>
          <w:b/>
          <w:bCs/>
          <w:sz w:val="18"/>
          <w:szCs w:val="18"/>
        </w:rPr>
        <w:t>menuUI</w:t>
      </w:r>
      <w:proofErr w:type="spellEnd"/>
      <w:r w:rsidRPr="009D695F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9D695F">
        <w:rPr>
          <w:rFonts w:ascii="Courier New" w:hAnsi="Courier New" w:cs="Courier New"/>
          <w:b/>
          <w:bCs/>
          <w:sz w:val="18"/>
          <w:szCs w:val="18"/>
        </w:rPr>
        <w:t>adminmenu</w:t>
      </w:r>
      <w:proofErr w:type="spellEnd"/>
      <w:r w:rsidRPr="009D695F">
        <w:rPr>
          <w:rFonts w:ascii="Courier New" w:hAnsi="Courier New" w:cs="Courier New"/>
          <w:b/>
          <w:bCs/>
          <w:sz w:val="18"/>
          <w:szCs w:val="18"/>
        </w:rPr>
        <w:t xml:space="preserve">=new </w:t>
      </w:r>
      <w:proofErr w:type="spellStart"/>
      <w:proofErr w:type="gramStart"/>
      <w:r w:rsidRPr="009D695F">
        <w:rPr>
          <w:rFonts w:ascii="Courier New" w:hAnsi="Courier New" w:cs="Courier New"/>
          <w:b/>
          <w:bCs/>
          <w:sz w:val="18"/>
          <w:szCs w:val="18"/>
        </w:rPr>
        <w:t>adminMenuUI</w:t>
      </w:r>
      <w:proofErr w:type="spellEnd"/>
      <w:r w:rsidRPr="009D695F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9D695F">
        <w:rPr>
          <w:rFonts w:ascii="Courier New" w:hAnsi="Courier New" w:cs="Courier New"/>
          <w:b/>
          <w:bCs/>
          <w:sz w:val="18"/>
          <w:szCs w:val="18"/>
        </w:rPr>
        <w:t>);</w:t>
      </w:r>
    </w:p>
    <w:p w14:paraId="6C7CBB43" w14:textId="06EFA51B" w:rsidR="5F1DCFAA" w:rsidRPr="009D695F" w:rsidRDefault="1A19ED5E" w:rsidP="008724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  <w:sz w:val="16"/>
          <w:szCs w:val="16"/>
        </w:rPr>
      </w:pPr>
      <w:proofErr w:type="spellStart"/>
      <w:proofErr w:type="gramStart"/>
      <w:r w:rsidRPr="009D695F">
        <w:rPr>
          <w:rFonts w:ascii="Courier New" w:hAnsi="Courier New" w:cs="Courier New"/>
          <w:b/>
          <w:bCs/>
          <w:sz w:val="18"/>
          <w:szCs w:val="18"/>
        </w:rPr>
        <w:t>adminmenu.displayMenu</w:t>
      </w:r>
      <w:proofErr w:type="spellEnd"/>
      <w:proofErr w:type="gramEnd"/>
      <w:r w:rsidRPr="009D695F">
        <w:rPr>
          <w:rFonts w:ascii="Courier New" w:hAnsi="Courier New" w:cs="Courier New"/>
          <w:b/>
          <w:bCs/>
          <w:sz w:val="18"/>
          <w:szCs w:val="18"/>
        </w:rPr>
        <w:t>(username);</w:t>
      </w:r>
      <w:r w:rsidR="00672F59" w:rsidRPr="009D695F">
        <w:rPr>
          <w:rFonts w:ascii="Courier New" w:hAnsi="Courier New" w:cs="Courier New"/>
          <w:b/>
          <w:bCs/>
          <w:sz w:val="18"/>
          <w:szCs w:val="18"/>
        </w:rPr>
        <w:t xml:space="preserve"> }</w:t>
      </w:r>
    </w:p>
    <w:p w14:paraId="25EE2665" w14:textId="77777777" w:rsidR="009D695F" w:rsidRDefault="009D695F" w:rsidP="00F95394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</w:pPr>
    </w:p>
    <w:p w14:paraId="0680A71E" w14:textId="7DF47309" w:rsidR="00F95394" w:rsidRPr="00083CE8" w:rsidRDefault="170C1064" w:rsidP="00F95394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</w:pPr>
      <w:r w:rsidRPr="00083CE8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lastRenderedPageBreak/>
        <w:t>c</w:t>
      </w:r>
      <w:r w:rsidR="57B3648E" w:rsidRPr="00083CE8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 xml:space="preserve">.5 </w:t>
      </w:r>
      <w:r w:rsidR="24BFA07D" w:rsidRPr="00083CE8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>C</w:t>
      </w:r>
      <w:r w:rsidR="594ED53C" w:rsidRPr="00083CE8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>omposition</w:t>
      </w:r>
      <w:r w:rsidR="0CFAF0E4" w:rsidRPr="00083CE8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 xml:space="preserve"> </w:t>
      </w:r>
    </w:p>
    <w:p w14:paraId="7C3E5379" w14:textId="77777777" w:rsidR="006B6AE2" w:rsidRPr="006B6AE2" w:rsidRDefault="4652C941" w:rsidP="00CD2B5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B6AE2">
        <w:rPr>
          <w:rFonts w:ascii="Times New Roman" w:hAnsi="Times New Roman" w:cs="Times New Roman"/>
          <w:sz w:val="24"/>
          <w:szCs w:val="24"/>
        </w:rPr>
        <w:t xml:space="preserve">Composition is best illustrated in our Course-Index-Schedule </w:t>
      </w:r>
      <w:r w:rsidR="2A33B4C9" w:rsidRPr="006B6AE2">
        <w:rPr>
          <w:rFonts w:ascii="Times New Roman" w:hAnsi="Times New Roman" w:cs="Times New Roman"/>
          <w:sz w:val="24"/>
          <w:szCs w:val="24"/>
        </w:rPr>
        <w:t>association</w:t>
      </w:r>
      <w:r w:rsidRPr="006B6AE2">
        <w:rPr>
          <w:rFonts w:ascii="Times New Roman" w:hAnsi="Times New Roman" w:cs="Times New Roman"/>
          <w:sz w:val="24"/>
          <w:szCs w:val="24"/>
        </w:rPr>
        <w:t xml:space="preserve">. </w:t>
      </w:r>
      <w:r w:rsidR="6BC98840" w:rsidRPr="006B6AE2">
        <w:rPr>
          <w:rFonts w:ascii="Times New Roman" w:hAnsi="Times New Roman" w:cs="Times New Roman"/>
          <w:sz w:val="24"/>
          <w:szCs w:val="24"/>
        </w:rPr>
        <w:t xml:space="preserve">This is because an index will not exist without a course. Similarly, a </w:t>
      </w:r>
      <w:r w:rsidR="56E69CC2" w:rsidRPr="006B6AE2">
        <w:rPr>
          <w:rFonts w:ascii="Times New Roman" w:hAnsi="Times New Roman" w:cs="Times New Roman"/>
          <w:sz w:val="24"/>
          <w:szCs w:val="24"/>
        </w:rPr>
        <w:t xml:space="preserve">schedule </w:t>
      </w:r>
      <w:r w:rsidR="6BC98840" w:rsidRPr="006B6AE2">
        <w:rPr>
          <w:rFonts w:ascii="Times New Roman" w:hAnsi="Times New Roman" w:cs="Times New Roman"/>
          <w:sz w:val="24"/>
          <w:szCs w:val="24"/>
        </w:rPr>
        <w:t xml:space="preserve">will not exist without an index. </w:t>
      </w:r>
    </w:p>
    <w:p w14:paraId="0F759B39" w14:textId="3D9AF1E3" w:rsidR="018E7BEF" w:rsidRPr="006B6AE2" w:rsidRDefault="6BC98840" w:rsidP="00CD2B5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B6AE2">
        <w:rPr>
          <w:rFonts w:ascii="Times New Roman" w:hAnsi="Times New Roman" w:cs="Times New Roman"/>
          <w:sz w:val="24"/>
          <w:szCs w:val="24"/>
        </w:rPr>
        <w:t xml:space="preserve">This ‘whole-part’ relationship </w:t>
      </w:r>
      <w:r w:rsidR="0701EE15" w:rsidRPr="006B6AE2">
        <w:rPr>
          <w:rFonts w:ascii="Times New Roman" w:hAnsi="Times New Roman" w:cs="Times New Roman"/>
          <w:sz w:val="24"/>
          <w:szCs w:val="24"/>
        </w:rPr>
        <w:t xml:space="preserve">allows us to reuse code by modeling </w:t>
      </w:r>
      <w:r w:rsidR="1375627B" w:rsidRPr="006B6AE2">
        <w:rPr>
          <w:rFonts w:ascii="Times New Roman" w:hAnsi="Times New Roman" w:cs="Times New Roman"/>
          <w:sz w:val="24"/>
          <w:szCs w:val="24"/>
        </w:rPr>
        <w:t>the</w:t>
      </w:r>
      <w:r w:rsidR="0701EE15" w:rsidRPr="006B6AE2">
        <w:rPr>
          <w:rFonts w:ascii="Times New Roman" w:hAnsi="Times New Roman" w:cs="Times New Roman"/>
          <w:sz w:val="24"/>
          <w:szCs w:val="24"/>
        </w:rPr>
        <w:t xml:space="preserve"> </w:t>
      </w:r>
      <w:r w:rsidR="7983B80A" w:rsidRPr="006B6AE2">
        <w:rPr>
          <w:rFonts w:ascii="Times New Roman" w:hAnsi="Times New Roman" w:cs="Times New Roman"/>
          <w:sz w:val="24"/>
          <w:szCs w:val="24"/>
        </w:rPr>
        <w:t>“</w:t>
      </w:r>
      <w:r w:rsidR="0701EE15" w:rsidRPr="006B6AE2">
        <w:rPr>
          <w:rFonts w:ascii="Times New Roman" w:hAnsi="Times New Roman" w:cs="Times New Roman"/>
          <w:sz w:val="24"/>
          <w:szCs w:val="24"/>
        </w:rPr>
        <w:t>has-a</w:t>
      </w:r>
      <w:r w:rsidR="781AA2B0" w:rsidRPr="006B6AE2">
        <w:rPr>
          <w:rFonts w:ascii="Times New Roman" w:hAnsi="Times New Roman" w:cs="Times New Roman"/>
          <w:sz w:val="24"/>
          <w:szCs w:val="24"/>
        </w:rPr>
        <w:t>”</w:t>
      </w:r>
      <w:r w:rsidR="0701EE15" w:rsidRPr="006B6AE2">
        <w:rPr>
          <w:rFonts w:ascii="Times New Roman" w:hAnsi="Times New Roman" w:cs="Times New Roman"/>
          <w:sz w:val="24"/>
          <w:szCs w:val="24"/>
        </w:rPr>
        <w:t xml:space="preserve"> association between </w:t>
      </w:r>
      <w:r w:rsidR="5A81B9A6" w:rsidRPr="006B6AE2">
        <w:rPr>
          <w:rFonts w:ascii="Times New Roman" w:hAnsi="Times New Roman" w:cs="Times New Roman"/>
          <w:sz w:val="24"/>
          <w:szCs w:val="24"/>
        </w:rPr>
        <w:t xml:space="preserve">these </w:t>
      </w:r>
      <w:r w:rsidR="0701EE15" w:rsidRPr="006B6AE2">
        <w:rPr>
          <w:rFonts w:ascii="Times New Roman" w:hAnsi="Times New Roman" w:cs="Times New Roman"/>
          <w:sz w:val="24"/>
          <w:szCs w:val="24"/>
        </w:rPr>
        <w:t>objects.</w:t>
      </w:r>
      <w:r w:rsidR="7373E4C5" w:rsidRPr="006B6AE2">
        <w:rPr>
          <w:rFonts w:ascii="Times New Roman" w:hAnsi="Times New Roman" w:cs="Times New Roman"/>
          <w:sz w:val="24"/>
          <w:szCs w:val="24"/>
        </w:rPr>
        <w:t xml:space="preserve"> For example, </w:t>
      </w:r>
      <w:proofErr w:type="spellStart"/>
      <w:proofErr w:type="gramStart"/>
      <w:r w:rsidR="7373E4C5" w:rsidRPr="006B6AE2">
        <w:rPr>
          <w:rFonts w:ascii="Times New Roman" w:hAnsi="Times New Roman" w:cs="Times New Roman"/>
          <w:sz w:val="24"/>
          <w:szCs w:val="24"/>
        </w:rPr>
        <w:t>getWaitlist</w:t>
      </w:r>
      <w:proofErr w:type="spellEnd"/>
      <w:r w:rsidR="7373E4C5" w:rsidRPr="006B6A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7373E4C5" w:rsidRPr="006B6AE2">
        <w:rPr>
          <w:rFonts w:ascii="Times New Roman" w:hAnsi="Times New Roman" w:cs="Times New Roman"/>
          <w:sz w:val="24"/>
          <w:szCs w:val="24"/>
        </w:rPr>
        <w:t xml:space="preserve">) method is reused in both Course and Index. </w:t>
      </w:r>
    </w:p>
    <w:p w14:paraId="1C3838F1" w14:textId="32E64AFF" w:rsidR="0594DF49" w:rsidRPr="00083CE8" w:rsidRDefault="367B8478" w:rsidP="00CD2B52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</w:pPr>
      <w:r w:rsidRPr="00083CE8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>c</w:t>
      </w:r>
      <w:r w:rsidR="52669BF9" w:rsidRPr="00083CE8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 xml:space="preserve">.6 </w:t>
      </w:r>
      <w:r w:rsidR="4331ADBD" w:rsidRPr="00083CE8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>Generalization</w:t>
      </w:r>
      <w:r w:rsidR="1FD57ACE" w:rsidRPr="00083CE8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 xml:space="preserve"> and Interface </w:t>
      </w:r>
      <w:r w:rsidR="6158AF94" w:rsidRPr="00083CE8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>Realization</w:t>
      </w:r>
      <w:r w:rsidR="1FD57ACE" w:rsidRPr="00083CE8">
        <w:rPr>
          <w:rFonts w:ascii="Times New Roman" w:hAnsi="Times New Roman" w:cs="Times New Roman"/>
          <w:b/>
          <w:bCs/>
          <w:i/>
          <w:iCs/>
          <w:sz w:val="24"/>
          <w:szCs w:val="24"/>
          <w:u w:val="double"/>
        </w:rPr>
        <w:t xml:space="preserve"> </w:t>
      </w:r>
    </w:p>
    <w:p w14:paraId="30907A74" w14:textId="77777777" w:rsidR="006B6AE2" w:rsidRPr="006B6AE2" w:rsidRDefault="4331ADBD" w:rsidP="00CD2B5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B6AE2">
        <w:rPr>
          <w:rFonts w:ascii="Times New Roman" w:hAnsi="Times New Roman" w:cs="Times New Roman"/>
          <w:sz w:val="24"/>
          <w:szCs w:val="24"/>
        </w:rPr>
        <w:t xml:space="preserve">The Student class and the Admin class are two specific </w:t>
      </w:r>
      <w:r w:rsidR="3EB7D917" w:rsidRPr="006B6AE2">
        <w:rPr>
          <w:rFonts w:ascii="Times New Roman" w:hAnsi="Times New Roman" w:cs="Times New Roman"/>
          <w:sz w:val="24"/>
          <w:szCs w:val="24"/>
        </w:rPr>
        <w:t>classifiers</w:t>
      </w:r>
      <w:r w:rsidRPr="006B6AE2">
        <w:rPr>
          <w:rFonts w:ascii="Times New Roman" w:hAnsi="Times New Roman" w:cs="Times New Roman"/>
          <w:sz w:val="24"/>
          <w:szCs w:val="24"/>
        </w:rPr>
        <w:t xml:space="preserve"> of their </w:t>
      </w:r>
      <w:r w:rsidR="4AEDA87B" w:rsidRPr="006B6AE2">
        <w:rPr>
          <w:rFonts w:ascii="Times New Roman" w:hAnsi="Times New Roman" w:cs="Times New Roman"/>
          <w:sz w:val="24"/>
          <w:szCs w:val="24"/>
        </w:rPr>
        <w:t>generalization</w:t>
      </w:r>
      <w:r w:rsidRPr="006B6AE2">
        <w:rPr>
          <w:rFonts w:ascii="Times New Roman" w:hAnsi="Times New Roman" w:cs="Times New Roman"/>
          <w:sz w:val="24"/>
          <w:szCs w:val="24"/>
        </w:rPr>
        <w:t xml:space="preserve">, the User class. </w:t>
      </w:r>
      <w:r w:rsidR="53088BBF" w:rsidRPr="006B6AE2">
        <w:rPr>
          <w:rFonts w:ascii="Times New Roman" w:hAnsi="Times New Roman" w:cs="Times New Roman"/>
          <w:sz w:val="24"/>
          <w:szCs w:val="24"/>
        </w:rPr>
        <w:t>Similarly</w:t>
      </w:r>
      <w:r w:rsidR="7E0AAD38" w:rsidRPr="006B6AE2">
        <w:rPr>
          <w:rFonts w:ascii="Times New Roman" w:hAnsi="Times New Roman" w:cs="Times New Roman"/>
          <w:sz w:val="24"/>
          <w:szCs w:val="24"/>
        </w:rPr>
        <w:t xml:space="preserve">, the </w:t>
      </w:r>
      <w:proofErr w:type="spellStart"/>
      <w:r w:rsidR="7E0AAD38" w:rsidRPr="006B6AE2">
        <w:rPr>
          <w:rFonts w:ascii="Times New Roman" w:hAnsi="Times New Roman" w:cs="Times New Roman"/>
          <w:sz w:val="24"/>
          <w:szCs w:val="24"/>
        </w:rPr>
        <w:t>studentMenuUI</w:t>
      </w:r>
      <w:proofErr w:type="spellEnd"/>
      <w:r w:rsidR="7E0AAD38" w:rsidRPr="006B6AE2">
        <w:rPr>
          <w:rFonts w:ascii="Times New Roman" w:hAnsi="Times New Roman" w:cs="Times New Roman"/>
          <w:sz w:val="24"/>
          <w:szCs w:val="24"/>
        </w:rPr>
        <w:t xml:space="preserve"> and the </w:t>
      </w:r>
      <w:proofErr w:type="spellStart"/>
      <w:r w:rsidR="7E0AAD38" w:rsidRPr="006B6AE2">
        <w:rPr>
          <w:rFonts w:ascii="Times New Roman" w:hAnsi="Times New Roman" w:cs="Times New Roman"/>
          <w:sz w:val="24"/>
          <w:szCs w:val="24"/>
        </w:rPr>
        <w:t>adminMenuUI</w:t>
      </w:r>
      <w:proofErr w:type="spellEnd"/>
      <w:r w:rsidR="7E0AAD38" w:rsidRPr="006B6AE2">
        <w:rPr>
          <w:rFonts w:ascii="Times New Roman" w:hAnsi="Times New Roman" w:cs="Times New Roman"/>
          <w:sz w:val="24"/>
          <w:szCs w:val="24"/>
        </w:rPr>
        <w:t xml:space="preserve"> are the </w:t>
      </w:r>
      <w:r w:rsidR="7518AB10" w:rsidRPr="006B6AE2">
        <w:rPr>
          <w:rFonts w:ascii="Times New Roman" w:hAnsi="Times New Roman" w:cs="Times New Roman"/>
          <w:sz w:val="24"/>
          <w:szCs w:val="24"/>
        </w:rPr>
        <w:t>realization</w:t>
      </w:r>
      <w:r w:rsidR="7E0AAD38" w:rsidRPr="006B6AE2">
        <w:rPr>
          <w:rFonts w:ascii="Times New Roman" w:hAnsi="Times New Roman" w:cs="Times New Roman"/>
          <w:sz w:val="24"/>
          <w:szCs w:val="24"/>
        </w:rPr>
        <w:t xml:space="preserve"> of the </w:t>
      </w:r>
      <w:proofErr w:type="spellStart"/>
      <w:r w:rsidR="7E0AAD38" w:rsidRPr="006B6AE2">
        <w:rPr>
          <w:rFonts w:ascii="Times New Roman" w:hAnsi="Times New Roman" w:cs="Times New Roman"/>
          <w:sz w:val="24"/>
          <w:szCs w:val="24"/>
        </w:rPr>
        <w:t>menuUI</w:t>
      </w:r>
      <w:proofErr w:type="spellEnd"/>
      <w:r w:rsidR="7E0AAD38" w:rsidRPr="006B6AE2">
        <w:rPr>
          <w:rFonts w:ascii="Times New Roman" w:hAnsi="Times New Roman" w:cs="Times New Roman"/>
          <w:sz w:val="24"/>
          <w:szCs w:val="24"/>
        </w:rPr>
        <w:t xml:space="preserve"> interface. </w:t>
      </w:r>
    </w:p>
    <w:p w14:paraId="2D5613DB" w14:textId="4EBB17DE" w:rsidR="00016D5A" w:rsidRDefault="7E0AAD38" w:rsidP="00CD2B5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B6AE2">
        <w:rPr>
          <w:rFonts w:ascii="Times New Roman" w:hAnsi="Times New Roman" w:cs="Times New Roman"/>
          <w:sz w:val="24"/>
          <w:szCs w:val="24"/>
        </w:rPr>
        <w:t xml:space="preserve">Such usage of different </w:t>
      </w:r>
      <w:r w:rsidR="1EA5A81B" w:rsidRPr="006B6AE2">
        <w:rPr>
          <w:rFonts w:ascii="Times New Roman" w:hAnsi="Times New Roman" w:cs="Times New Roman"/>
          <w:sz w:val="24"/>
          <w:szCs w:val="24"/>
        </w:rPr>
        <w:t>relationship</w:t>
      </w:r>
      <w:r w:rsidRPr="006B6AE2">
        <w:rPr>
          <w:rFonts w:ascii="Times New Roman" w:hAnsi="Times New Roman" w:cs="Times New Roman"/>
          <w:sz w:val="24"/>
          <w:szCs w:val="24"/>
        </w:rPr>
        <w:t xml:space="preserve"> between the classe</w:t>
      </w:r>
      <w:r w:rsidR="762934FD" w:rsidRPr="006B6AE2">
        <w:rPr>
          <w:rFonts w:ascii="Times New Roman" w:hAnsi="Times New Roman" w:cs="Times New Roman"/>
          <w:sz w:val="24"/>
          <w:szCs w:val="24"/>
        </w:rPr>
        <w:t xml:space="preserve">s and interfaces allows a clearer </w:t>
      </w:r>
      <w:r w:rsidR="7BC9B815" w:rsidRPr="006B6AE2">
        <w:rPr>
          <w:rFonts w:ascii="Times New Roman" w:hAnsi="Times New Roman" w:cs="Times New Roman"/>
          <w:sz w:val="24"/>
          <w:szCs w:val="24"/>
        </w:rPr>
        <w:t>understanding</w:t>
      </w:r>
      <w:r w:rsidR="762934FD" w:rsidRPr="006B6AE2">
        <w:rPr>
          <w:rFonts w:ascii="Times New Roman" w:hAnsi="Times New Roman" w:cs="Times New Roman"/>
          <w:sz w:val="24"/>
          <w:szCs w:val="24"/>
        </w:rPr>
        <w:t xml:space="preserve"> </w:t>
      </w:r>
      <w:r w:rsidR="054327EB" w:rsidRPr="006B6AE2">
        <w:rPr>
          <w:rFonts w:ascii="Times New Roman" w:hAnsi="Times New Roman" w:cs="Times New Roman"/>
          <w:sz w:val="24"/>
          <w:szCs w:val="24"/>
        </w:rPr>
        <w:t xml:space="preserve">of the entire </w:t>
      </w:r>
      <w:r w:rsidR="76163668" w:rsidRPr="006B6AE2">
        <w:rPr>
          <w:rFonts w:ascii="Times New Roman" w:hAnsi="Times New Roman" w:cs="Times New Roman"/>
          <w:sz w:val="24"/>
          <w:szCs w:val="24"/>
        </w:rPr>
        <w:t>system</w:t>
      </w:r>
      <w:r w:rsidR="054327EB" w:rsidRPr="006B6AE2">
        <w:rPr>
          <w:rFonts w:ascii="Times New Roman" w:hAnsi="Times New Roman" w:cs="Times New Roman"/>
          <w:sz w:val="24"/>
          <w:szCs w:val="24"/>
        </w:rPr>
        <w:t xml:space="preserve"> and easy reuse of codes. </w:t>
      </w:r>
      <w:r w:rsidRPr="006B6A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8F868E" w14:textId="77777777" w:rsidR="006B6AE2" w:rsidRPr="006B6AE2" w:rsidRDefault="006B6AE2" w:rsidP="00CD2B52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B66FA82" w14:textId="6CF9C050" w:rsidR="4F0B2562" w:rsidRPr="00033906" w:rsidRDefault="4F0B2562" w:rsidP="00CD2B5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33906">
        <w:rPr>
          <w:rFonts w:ascii="Times New Roman" w:hAnsi="Times New Roman" w:cs="Times New Roman"/>
          <w:b/>
          <w:bCs/>
          <w:sz w:val="24"/>
          <w:szCs w:val="24"/>
        </w:rPr>
        <w:t>Data str</w:t>
      </w:r>
      <w:r w:rsidR="00D140B2" w:rsidRPr="00033906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033906">
        <w:rPr>
          <w:rFonts w:ascii="Times New Roman" w:hAnsi="Times New Roman" w:cs="Times New Roman"/>
          <w:b/>
          <w:bCs/>
          <w:sz w:val="24"/>
          <w:szCs w:val="24"/>
        </w:rPr>
        <w:t>cture</w:t>
      </w:r>
    </w:p>
    <w:p w14:paraId="373B92AF" w14:textId="77777777" w:rsidR="006B6AE2" w:rsidRPr="006B6AE2" w:rsidRDefault="2F220EA5" w:rsidP="00CD2B52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B6AE2">
        <w:rPr>
          <w:rFonts w:ascii="Times New Roman" w:hAnsi="Times New Roman" w:cs="Times New Roman"/>
          <w:sz w:val="24"/>
          <w:szCs w:val="24"/>
        </w:rPr>
        <w:t xml:space="preserve">To read objects or write objects to a file, we use object serialization provided by Java. </w:t>
      </w:r>
      <w:r w:rsidR="2F2C2DB9" w:rsidRPr="006B6AE2">
        <w:rPr>
          <w:rFonts w:ascii="Times New Roman" w:hAnsi="Times New Roman" w:cs="Times New Roman"/>
          <w:sz w:val="24"/>
          <w:szCs w:val="24"/>
        </w:rPr>
        <w:t xml:space="preserve">The data about </w:t>
      </w:r>
      <w:r w:rsidR="4499557E" w:rsidRPr="006B6AE2">
        <w:rPr>
          <w:rFonts w:ascii="Times New Roman" w:hAnsi="Times New Roman" w:cs="Times New Roman"/>
          <w:sz w:val="24"/>
          <w:szCs w:val="24"/>
        </w:rPr>
        <w:t xml:space="preserve">each user </w:t>
      </w:r>
      <w:r w:rsidR="2F2C2DB9" w:rsidRPr="006B6AE2">
        <w:rPr>
          <w:rFonts w:ascii="Times New Roman" w:hAnsi="Times New Roman" w:cs="Times New Roman"/>
          <w:sz w:val="24"/>
          <w:szCs w:val="24"/>
        </w:rPr>
        <w:t xml:space="preserve">is </w:t>
      </w:r>
      <w:r w:rsidR="37E293A5" w:rsidRPr="006B6AE2">
        <w:rPr>
          <w:rFonts w:ascii="Times New Roman" w:hAnsi="Times New Roman" w:cs="Times New Roman"/>
          <w:sz w:val="24"/>
          <w:szCs w:val="24"/>
        </w:rPr>
        <w:t xml:space="preserve">then </w:t>
      </w:r>
      <w:r w:rsidR="2F2C2DB9" w:rsidRPr="006B6AE2">
        <w:rPr>
          <w:rFonts w:ascii="Times New Roman" w:hAnsi="Times New Roman" w:cs="Times New Roman"/>
          <w:sz w:val="24"/>
          <w:szCs w:val="24"/>
        </w:rPr>
        <w:t xml:space="preserve">stored and updated in a file called </w:t>
      </w:r>
      <w:proofErr w:type="spellStart"/>
      <w:r w:rsidR="2F2C2DB9" w:rsidRPr="006B6AE2">
        <w:rPr>
          <w:rFonts w:ascii="Times New Roman" w:hAnsi="Times New Roman" w:cs="Times New Roman"/>
          <w:sz w:val="24"/>
          <w:szCs w:val="24"/>
        </w:rPr>
        <w:t>binaryio</w:t>
      </w:r>
      <w:proofErr w:type="spellEnd"/>
      <w:r w:rsidR="2F2C2DB9" w:rsidRPr="006B6AE2">
        <w:rPr>
          <w:rFonts w:ascii="Times New Roman" w:hAnsi="Times New Roman" w:cs="Times New Roman"/>
          <w:sz w:val="24"/>
          <w:szCs w:val="24"/>
        </w:rPr>
        <w:t xml:space="preserve">. Such </w:t>
      </w:r>
      <w:r w:rsidR="6A2ACD59" w:rsidRPr="006B6AE2">
        <w:rPr>
          <w:rFonts w:ascii="Times New Roman" w:hAnsi="Times New Roman" w:cs="Times New Roman"/>
          <w:sz w:val="24"/>
          <w:szCs w:val="24"/>
        </w:rPr>
        <w:t xml:space="preserve">binary </w:t>
      </w:r>
      <w:r w:rsidR="2F2C2DB9" w:rsidRPr="006B6AE2">
        <w:rPr>
          <w:rFonts w:ascii="Times New Roman" w:hAnsi="Times New Roman" w:cs="Times New Roman"/>
          <w:sz w:val="24"/>
          <w:szCs w:val="24"/>
        </w:rPr>
        <w:t xml:space="preserve">file IO </w:t>
      </w:r>
      <w:r w:rsidR="7EFCCA07" w:rsidRPr="006B6AE2">
        <w:rPr>
          <w:rFonts w:ascii="Times New Roman" w:hAnsi="Times New Roman" w:cs="Times New Roman"/>
          <w:sz w:val="24"/>
          <w:szCs w:val="24"/>
        </w:rPr>
        <w:t xml:space="preserve">makes sure our data are stored and accessed as a sequence of bytes. </w:t>
      </w:r>
      <w:r w:rsidR="467464BF" w:rsidRPr="006B6AE2">
        <w:rPr>
          <w:rFonts w:ascii="Times New Roman" w:hAnsi="Times New Roman" w:cs="Times New Roman"/>
          <w:sz w:val="24"/>
          <w:szCs w:val="24"/>
        </w:rPr>
        <w:t xml:space="preserve">Binary files are chosen </w:t>
      </w:r>
      <w:r w:rsidR="47840362" w:rsidRPr="006B6AE2">
        <w:rPr>
          <w:rFonts w:ascii="Times New Roman" w:hAnsi="Times New Roman" w:cs="Times New Roman"/>
          <w:sz w:val="24"/>
          <w:szCs w:val="24"/>
        </w:rPr>
        <w:t>because</w:t>
      </w:r>
      <w:r w:rsidR="467464BF" w:rsidRPr="006B6AE2">
        <w:rPr>
          <w:rFonts w:ascii="Times New Roman" w:hAnsi="Times New Roman" w:cs="Times New Roman"/>
          <w:sz w:val="24"/>
          <w:szCs w:val="24"/>
        </w:rPr>
        <w:t xml:space="preserve"> they are more </w:t>
      </w:r>
      <w:r w:rsidR="64B80B3A" w:rsidRPr="006B6AE2">
        <w:rPr>
          <w:rFonts w:ascii="Times New Roman" w:hAnsi="Times New Roman" w:cs="Times New Roman"/>
          <w:sz w:val="24"/>
          <w:szCs w:val="24"/>
        </w:rPr>
        <w:t>efficient</w:t>
      </w:r>
      <w:r w:rsidR="467464BF" w:rsidRPr="006B6AE2">
        <w:rPr>
          <w:rFonts w:ascii="Times New Roman" w:hAnsi="Times New Roman" w:cs="Times New Roman"/>
          <w:sz w:val="24"/>
          <w:szCs w:val="24"/>
        </w:rPr>
        <w:t xml:space="preserve"> and the speed of access of data is faster. </w:t>
      </w:r>
    </w:p>
    <w:p w14:paraId="48BB91F9" w14:textId="6F29ED8B" w:rsidR="3A4064E8" w:rsidRDefault="7BA328BE" w:rsidP="00CD2B52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B6AE2">
        <w:rPr>
          <w:rFonts w:ascii="Times New Roman" w:hAnsi="Times New Roman" w:cs="Times New Roman"/>
          <w:sz w:val="24"/>
          <w:szCs w:val="24"/>
        </w:rPr>
        <w:t xml:space="preserve">Additionally, as the data is stored using numeric formats, these files will also take up less </w:t>
      </w:r>
      <w:r w:rsidR="74EF2D5E" w:rsidRPr="006B6AE2">
        <w:rPr>
          <w:rFonts w:ascii="Times New Roman" w:hAnsi="Times New Roman" w:cs="Times New Roman"/>
          <w:sz w:val="24"/>
          <w:szCs w:val="24"/>
        </w:rPr>
        <w:t xml:space="preserve">memory spaces. This </w:t>
      </w:r>
      <w:r w:rsidR="687E1112" w:rsidRPr="006B6AE2">
        <w:rPr>
          <w:rFonts w:ascii="Times New Roman" w:hAnsi="Times New Roman" w:cs="Times New Roman"/>
          <w:sz w:val="24"/>
          <w:szCs w:val="24"/>
        </w:rPr>
        <w:t>advantage</w:t>
      </w:r>
      <w:r w:rsidR="74EF2D5E" w:rsidRPr="006B6AE2">
        <w:rPr>
          <w:rFonts w:ascii="Times New Roman" w:hAnsi="Times New Roman" w:cs="Times New Roman"/>
          <w:sz w:val="24"/>
          <w:szCs w:val="24"/>
        </w:rPr>
        <w:t xml:space="preserve"> is crucial in our project as the STAR system is needed to every member in a university and the hu</w:t>
      </w:r>
      <w:r w:rsidR="40AEA454" w:rsidRPr="006B6AE2">
        <w:rPr>
          <w:rFonts w:ascii="Times New Roman" w:hAnsi="Times New Roman" w:cs="Times New Roman"/>
          <w:sz w:val="24"/>
          <w:szCs w:val="24"/>
        </w:rPr>
        <w:t xml:space="preserve">ge </w:t>
      </w:r>
      <w:r w:rsidR="1E02A55A" w:rsidRPr="006B6AE2">
        <w:rPr>
          <w:rFonts w:ascii="Times New Roman" w:hAnsi="Times New Roman" w:cs="Times New Roman"/>
          <w:sz w:val="24"/>
          <w:szCs w:val="24"/>
        </w:rPr>
        <w:t>amount</w:t>
      </w:r>
      <w:r w:rsidR="40AEA454" w:rsidRPr="006B6AE2">
        <w:rPr>
          <w:rFonts w:ascii="Times New Roman" w:hAnsi="Times New Roman" w:cs="Times New Roman"/>
          <w:sz w:val="24"/>
          <w:szCs w:val="24"/>
        </w:rPr>
        <w:t xml:space="preserve"> of data </w:t>
      </w:r>
      <w:r w:rsidR="61D16CE7" w:rsidRPr="006B6AE2">
        <w:rPr>
          <w:rFonts w:ascii="Times New Roman" w:hAnsi="Times New Roman" w:cs="Times New Roman"/>
          <w:sz w:val="24"/>
          <w:szCs w:val="24"/>
        </w:rPr>
        <w:t>resulted</w:t>
      </w:r>
      <w:r w:rsidR="40AEA454" w:rsidRPr="006B6AE2">
        <w:rPr>
          <w:rFonts w:ascii="Times New Roman" w:hAnsi="Times New Roman" w:cs="Times New Roman"/>
          <w:sz w:val="24"/>
          <w:szCs w:val="24"/>
        </w:rPr>
        <w:t xml:space="preserve"> will require such efficient files. </w:t>
      </w:r>
    </w:p>
    <w:p w14:paraId="6B9B2F8F" w14:textId="7419E055" w:rsidR="006B6AE2" w:rsidRPr="006B6AE2" w:rsidRDefault="006B6AE2" w:rsidP="00CD2B52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38FB114" w14:textId="6D460EB5" w:rsidR="0081639E" w:rsidRPr="00033906" w:rsidRDefault="508826F6" w:rsidP="00CD2B5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33906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622A4279" w:rsidRPr="00033906">
        <w:rPr>
          <w:rFonts w:ascii="Times New Roman" w:hAnsi="Times New Roman" w:cs="Times New Roman"/>
          <w:b/>
          <w:bCs/>
          <w:sz w:val="24"/>
          <w:szCs w:val="24"/>
        </w:rPr>
        <w:t xml:space="preserve">ssumptions </w:t>
      </w:r>
      <w:r w:rsidR="036AD035" w:rsidRPr="00033906">
        <w:rPr>
          <w:rFonts w:ascii="Times New Roman" w:hAnsi="Times New Roman" w:cs="Times New Roman"/>
          <w:b/>
          <w:bCs/>
          <w:sz w:val="24"/>
          <w:szCs w:val="24"/>
        </w:rPr>
        <w:t>&amp; Limitations</w:t>
      </w:r>
    </w:p>
    <w:p w14:paraId="1F82E79D" w14:textId="06CA57B1" w:rsidR="436580C0" w:rsidRDefault="036AD035" w:rsidP="00CD2B52">
      <w:pPr>
        <w:jc w:val="both"/>
        <w:rPr>
          <w:rFonts w:ascii="Times New Roman" w:hAnsi="Times New Roman" w:cs="Times New Roman"/>
          <w:sz w:val="24"/>
          <w:szCs w:val="24"/>
        </w:rPr>
      </w:pPr>
      <w:r w:rsidRPr="2BF76ABA">
        <w:rPr>
          <w:rFonts w:ascii="Times New Roman" w:hAnsi="Times New Roman" w:cs="Times New Roman"/>
          <w:sz w:val="24"/>
          <w:szCs w:val="24"/>
        </w:rPr>
        <w:t xml:space="preserve">In our project, some of the assumptions and </w:t>
      </w:r>
      <w:r w:rsidR="22731C3A" w:rsidRPr="2BF76ABA">
        <w:rPr>
          <w:rFonts w:ascii="Times New Roman" w:hAnsi="Times New Roman" w:cs="Times New Roman"/>
          <w:sz w:val="24"/>
          <w:szCs w:val="24"/>
        </w:rPr>
        <w:t>limitations</w:t>
      </w:r>
      <w:r w:rsidRPr="2BF76ABA">
        <w:rPr>
          <w:rFonts w:ascii="Times New Roman" w:hAnsi="Times New Roman" w:cs="Times New Roman"/>
          <w:sz w:val="24"/>
          <w:szCs w:val="24"/>
        </w:rPr>
        <w:t xml:space="preserve"> are listed as follows. </w:t>
      </w:r>
    </w:p>
    <w:p w14:paraId="0A8D3C99" w14:textId="1CD9A35E" w:rsidR="11A96F95" w:rsidRDefault="036AD035" w:rsidP="00CD2B52">
      <w:pPr>
        <w:pStyle w:val="ListParagraph"/>
        <w:numPr>
          <w:ilvl w:val="0"/>
          <w:numId w:val="7"/>
        </w:numPr>
        <w:jc w:val="both"/>
        <w:rPr>
          <w:rFonts w:eastAsiaTheme="minorEastAsia"/>
          <w:sz w:val="24"/>
          <w:szCs w:val="24"/>
        </w:rPr>
      </w:pPr>
      <w:r w:rsidRPr="2BF76ABA">
        <w:rPr>
          <w:rFonts w:ascii="Times New Roman" w:hAnsi="Times New Roman" w:cs="Times New Roman"/>
          <w:sz w:val="24"/>
          <w:szCs w:val="24"/>
        </w:rPr>
        <w:t xml:space="preserve">Multi-users concurrent login is not considered. </w:t>
      </w:r>
    </w:p>
    <w:p w14:paraId="07085A62" w14:textId="7711979A" w:rsidR="11A96F95" w:rsidRDefault="036AD035" w:rsidP="00CD2B52">
      <w:pPr>
        <w:pStyle w:val="ListParagraph"/>
        <w:numPr>
          <w:ilvl w:val="0"/>
          <w:numId w:val="6"/>
        </w:numPr>
        <w:jc w:val="both"/>
        <w:rPr>
          <w:rFonts w:eastAsiaTheme="minorEastAsia"/>
          <w:sz w:val="24"/>
          <w:szCs w:val="24"/>
        </w:rPr>
      </w:pPr>
      <w:r w:rsidRPr="2BF76ABA">
        <w:rPr>
          <w:rFonts w:ascii="Times New Roman" w:hAnsi="Times New Roman" w:cs="Times New Roman"/>
          <w:sz w:val="24"/>
          <w:szCs w:val="24"/>
        </w:rPr>
        <w:t xml:space="preserve">Pre-requisite conditions when registering courses are not omitted. </w:t>
      </w:r>
    </w:p>
    <w:p w14:paraId="7EE0AB79" w14:textId="33D4B739" w:rsidR="69D51783" w:rsidRDefault="4D13354E" w:rsidP="00CD2B52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2BF76ABA">
        <w:rPr>
          <w:rFonts w:ascii="Times New Roman" w:hAnsi="Times New Roman" w:cs="Times New Roman"/>
          <w:sz w:val="24"/>
          <w:szCs w:val="24"/>
        </w:rPr>
        <w:t>The major and school of each student is not accounted for. Ther</w:t>
      </w:r>
      <w:r w:rsidR="0F19E7D9" w:rsidRPr="2BF76ABA">
        <w:rPr>
          <w:rFonts w:ascii="Times New Roman" w:hAnsi="Times New Roman" w:cs="Times New Roman"/>
          <w:sz w:val="24"/>
          <w:szCs w:val="24"/>
        </w:rPr>
        <w:t>efore</w:t>
      </w:r>
      <w:r w:rsidRPr="2BF76ABA">
        <w:rPr>
          <w:rFonts w:ascii="Times New Roman" w:hAnsi="Times New Roman" w:cs="Times New Roman"/>
          <w:sz w:val="24"/>
          <w:szCs w:val="24"/>
        </w:rPr>
        <w:t xml:space="preserve">, all students can take all possible courses </w:t>
      </w:r>
      <w:r w:rsidR="18F7648B" w:rsidRPr="2BF76ABA">
        <w:rPr>
          <w:rFonts w:ascii="Times New Roman" w:hAnsi="Times New Roman" w:cs="Times New Roman"/>
          <w:sz w:val="24"/>
          <w:szCs w:val="24"/>
        </w:rPr>
        <w:t>available</w:t>
      </w:r>
      <w:r w:rsidRPr="2BF76ABA">
        <w:rPr>
          <w:rFonts w:ascii="Times New Roman" w:hAnsi="Times New Roman" w:cs="Times New Roman"/>
          <w:sz w:val="24"/>
          <w:szCs w:val="24"/>
        </w:rPr>
        <w:t xml:space="preserve"> on STAR.</w:t>
      </w:r>
    </w:p>
    <w:p w14:paraId="0D4A9E8A" w14:textId="379C2D25" w:rsidR="69D51783" w:rsidRDefault="494C7F88" w:rsidP="00CD2B52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2BF76ABA">
        <w:rPr>
          <w:rFonts w:ascii="Times New Roman" w:hAnsi="Times New Roman" w:cs="Times New Roman"/>
          <w:sz w:val="24"/>
          <w:szCs w:val="24"/>
        </w:rPr>
        <w:t xml:space="preserve">There are only two level of </w:t>
      </w:r>
      <w:r w:rsidR="11CEADEF" w:rsidRPr="2BF76ABA">
        <w:rPr>
          <w:rFonts w:ascii="Times New Roman" w:hAnsi="Times New Roman" w:cs="Times New Roman"/>
          <w:sz w:val="24"/>
          <w:szCs w:val="24"/>
        </w:rPr>
        <w:t>authorities</w:t>
      </w:r>
      <w:r w:rsidRPr="2BF76ABA">
        <w:rPr>
          <w:rFonts w:ascii="Times New Roman" w:hAnsi="Times New Roman" w:cs="Times New Roman"/>
          <w:sz w:val="24"/>
          <w:szCs w:val="24"/>
        </w:rPr>
        <w:t xml:space="preserve"> in our STAR system, namely Admin and Student. There is discrepancy from the real life where</w:t>
      </w:r>
      <w:r w:rsidR="4C4AA3EE" w:rsidRPr="2BF76ABA">
        <w:rPr>
          <w:rFonts w:ascii="Times New Roman" w:hAnsi="Times New Roman" w:cs="Times New Roman"/>
          <w:sz w:val="24"/>
          <w:szCs w:val="24"/>
        </w:rPr>
        <w:t xml:space="preserve"> more levels of authority are needed to handle the STAR properly. </w:t>
      </w:r>
      <w:r w:rsidR="4D13354E" w:rsidRPr="2BF76AB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BCC4E8" w14:textId="440B6795" w:rsidR="00E36A75" w:rsidRDefault="00E36A75" w:rsidP="25191E03">
      <w:pPr>
        <w:rPr>
          <w:sz w:val="24"/>
          <w:szCs w:val="24"/>
        </w:rPr>
      </w:pPr>
    </w:p>
    <w:p w14:paraId="51740FAD" w14:textId="77777777" w:rsidR="00E36A75" w:rsidRDefault="00E36A75" w:rsidP="25191E03">
      <w:pPr>
        <w:rPr>
          <w:rFonts w:ascii="Times New Roman" w:hAnsi="Times New Roman" w:cs="Times New Roman"/>
          <w:sz w:val="24"/>
          <w:szCs w:val="24"/>
        </w:rPr>
      </w:pPr>
    </w:p>
    <w:p w14:paraId="0F2CD718" w14:textId="4498E148" w:rsidR="00E36A75" w:rsidRDefault="00E36A75" w:rsidP="25191E03">
      <w:pPr>
        <w:rPr>
          <w:rFonts w:ascii="Times New Roman" w:hAnsi="Times New Roman" w:cs="Times New Roman"/>
          <w:sz w:val="24"/>
          <w:szCs w:val="24"/>
        </w:rPr>
      </w:pPr>
    </w:p>
    <w:p w14:paraId="566C32F9" w14:textId="4498E148" w:rsidR="00C031C6" w:rsidRDefault="00C031C6" w:rsidP="25191E03">
      <w:pPr>
        <w:rPr>
          <w:rFonts w:ascii="Times New Roman" w:hAnsi="Times New Roman" w:cs="Times New Roman"/>
          <w:sz w:val="24"/>
          <w:szCs w:val="24"/>
        </w:rPr>
      </w:pPr>
    </w:p>
    <w:p w14:paraId="06CBF15A" w14:textId="77777777" w:rsidR="000B3535" w:rsidRDefault="000B3535">
      <w:pPr>
        <w:rPr>
          <w:rFonts w:ascii="Times New Roman" w:hAnsi="Times New Roman" w:cs="Times New Roman"/>
          <w:sz w:val="24"/>
          <w:szCs w:val="24"/>
        </w:rPr>
      </w:pPr>
      <w:r w:rsidRPr="7502E21F">
        <w:rPr>
          <w:rFonts w:ascii="Times New Roman" w:hAnsi="Times New Roman" w:cs="Times New Roman"/>
          <w:sz w:val="24"/>
          <w:szCs w:val="24"/>
        </w:rPr>
        <w:br w:type="page"/>
      </w:r>
    </w:p>
    <w:p w14:paraId="4DCAAFE6" w14:textId="28F8767D" w:rsidR="005C4A48" w:rsidRDefault="005C4A48" w:rsidP="00131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24"/>
          <w:szCs w:val="24"/>
        </w:rPr>
        <w:sectPr w:rsidR="005C4A48" w:rsidSect="0078539F">
          <w:headerReference w:type="default" r:id="rId14"/>
          <w:footerReference w:type="default" r:id="rId15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1EE2EEF1" w14:textId="405C2B3A" w:rsidR="26464CAE" w:rsidRPr="006F3B38" w:rsidRDefault="00156B78" w:rsidP="00FE16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hyperlink r:id="rId16" w:history="1">
        <w:r w:rsidR="00150585" w:rsidRPr="006F3B38">
          <w:rPr>
            <w:rStyle w:val="Hyperlink"/>
            <w:rFonts w:ascii="Times New Roman" w:hAnsi="Times New Roman" w:cs="Times New Roman"/>
            <w:b/>
            <w:bCs/>
            <w:color w:val="auto"/>
            <w:sz w:val="40"/>
            <w:szCs w:val="40"/>
            <w:u w:val="none"/>
          </w:rPr>
          <w:t>UML CLASS DIAGRAM</w:t>
        </w:r>
      </w:hyperlink>
    </w:p>
    <w:p w14:paraId="2B35283F" w14:textId="37B8CEAF" w:rsidR="00A8217A" w:rsidRDefault="00F24E22" w:rsidP="26464CA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DDCF43" wp14:editId="3E9713F0">
            <wp:extent cx="5110480" cy="8369787"/>
            <wp:effectExtent l="8890" t="0" r="3810" b="3810"/>
            <wp:docPr id="46" name="Picture 4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114365" cy="837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2BF6" w14:textId="3DA400E7" w:rsidR="00583A6E" w:rsidRDefault="00583A6E" w:rsidP="26464CAE">
      <w:pPr>
        <w:rPr>
          <w:sz w:val="24"/>
          <w:szCs w:val="24"/>
        </w:rPr>
      </w:pPr>
    </w:p>
    <w:p w14:paraId="7F44A141" w14:textId="40DD7C21" w:rsidR="00A50CC5" w:rsidRPr="0003533A" w:rsidRDefault="006F7FA8" w:rsidP="006F7F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6"/>
          <w:szCs w:val="36"/>
        </w:rPr>
      </w:pPr>
      <w:r w:rsidRPr="0003533A"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58243" behindDoc="0" locked="0" layoutInCell="1" allowOverlap="1" wp14:anchorId="2EA1CB36" wp14:editId="71FF7D87">
            <wp:simplePos x="0" y="0"/>
            <wp:positionH relativeFrom="column">
              <wp:posOffset>1315085</wp:posOffset>
            </wp:positionH>
            <wp:positionV relativeFrom="paragraph">
              <wp:posOffset>-1222375</wp:posOffset>
            </wp:positionV>
            <wp:extent cx="5354320" cy="8952230"/>
            <wp:effectExtent l="0" t="8255" r="9525" b="9525"/>
            <wp:wrapThrough wrapText="bothSides">
              <wp:wrapPolygon edited="0">
                <wp:start x="21633" y="20"/>
                <wp:lineTo x="38" y="20"/>
                <wp:lineTo x="38" y="21577"/>
                <wp:lineTo x="21633" y="21577"/>
                <wp:lineTo x="21633" y="20"/>
              </wp:wrapPolygon>
            </wp:wrapThrough>
            <wp:docPr id="32" name="Picture 3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, schematic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354320" cy="895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9" w:history="1">
        <w:r w:rsidRPr="0003533A">
          <w:rPr>
            <w:rStyle w:val="Hyperlink"/>
            <w:rFonts w:ascii="Times New Roman" w:hAnsi="Times New Roman" w:cs="Times New Roman"/>
            <w:b/>
            <w:bCs/>
            <w:color w:val="auto"/>
            <w:sz w:val="44"/>
            <w:szCs w:val="44"/>
            <w:u w:val="none"/>
          </w:rPr>
          <w:t>UML SEQUENCE DIAGRAM</w:t>
        </w:r>
      </w:hyperlink>
    </w:p>
    <w:p w14:paraId="56E9B59B" w14:textId="77777777" w:rsidR="006F7FA8" w:rsidRDefault="006F7FA8" w:rsidP="00E36A75">
      <w:pPr>
        <w:rPr>
          <w:b/>
          <w:bCs/>
          <w:sz w:val="36"/>
          <w:szCs w:val="36"/>
          <w:u w:val="single"/>
        </w:rPr>
        <w:sectPr w:rsidR="006F7FA8" w:rsidSect="006F7FA8">
          <w:pgSz w:w="15840" w:h="12240" w:orient="landscape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6B54EF8F" w14:textId="0502E4CE" w:rsidR="00416BF6" w:rsidRPr="002A12B0" w:rsidRDefault="00741E7A" w:rsidP="003B699F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2A12B0">
        <w:rPr>
          <w:rFonts w:ascii="Times New Roman" w:hAnsi="Times New Roman" w:cs="Times New Roman"/>
          <w:b/>
          <w:bCs/>
          <w:sz w:val="44"/>
          <w:szCs w:val="44"/>
        </w:rPr>
        <w:lastRenderedPageBreak/>
        <w:t>TEST CASES</w:t>
      </w:r>
    </w:p>
    <w:p w14:paraId="6925C287" w14:textId="77777777" w:rsidR="005549B5" w:rsidRPr="003B699F" w:rsidRDefault="005549B5" w:rsidP="003B69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3B699F">
        <w:rPr>
          <w:rFonts w:ascii="Times New Roman" w:hAnsi="Times New Roman" w:cs="Times New Roman"/>
          <w:b/>
          <w:bCs/>
          <w:sz w:val="28"/>
          <w:szCs w:val="28"/>
        </w:rPr>
        <w:t>Student Login</w:t>
      </w:r>
    </w:p>
    <w:tbl>
      <w:tblPr>
        <w:tblStyle w:val="ListTable3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583"/>
        <w:gridCol w:w="3569"/>
        <w:gridCol w:w="4368"/>
      </w:tblGrid>
      <w:tr w:rsidR="005549B5" w:rsidRPr="00F01EE2" w14:paraId="5C060D39" w14:textId="77777777" w:rsidTr="002A12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8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83" w:type="dxa"/>
          </w:tcPr>
          <w:p w14:paraId="68A4B505" w14:textId="77777777" w:rsidR="005549B5" w:rsidRPr="005549B5" w:rsidRDefault="005549B5" w:rsidP="005549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69" w:type="dxa"/>
          </w:tcPr>
          <w:p w14:paraId="11C163F3" w14:textId="77777777" w:rsidR="005549B5" w:rsidRPr="005549B5" w:rsidRDefault="005549B5" w:rsidP="005549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49B5">
              <w:rPr>
                <w:rFonts w:ascii="Times New Roman" w:hAnsi="Times New Roman" w:cs="Times New Roman"/>
                <w:sz w:val="24"/>
                <w:szCs w:val="24"/>
              </w:rPr>
              <w:t>Test Case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4368" w:type="dxa"/>
          </w:tcPr>
          <w:p w14:paraId="432420AB" w14:textId="77777777" w:rsidR="005549B5" w:rsidRPr="005549B5" w:rsidRDefault="005549B5" w:rsidP="005549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49B5">
              <w:rPr>
                <w:rFonts w:ascii="Times New Roman" w:hAnsi="Times New Roman" w:cs="Times New Roman"/>
                <w:sz w:val="24"/>
                <w:szCs w:val="24"/>
              </w:rPr>
              <w:t>Expected Outcome</w:t>
            </w:r>
          </w:p>
        </w:tc>
      </w:tr>
      <w:tr w:rsidR="005549B5" w:rsidRPr="00F01EE2" w14:paraId="18B555AE" w14:textId="77777777" w:rsidTr="002A1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</w:tcPr>
          <w:p w14:paraId="6F361A06" w14:textId="77777777" w:rsidR="005549B5" w:rsidRPr="005549B5" w:rsidRDefault="005549B5" w:rsidP="005549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549B5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69" w:type="dxa"/>
          </w:tcPr>
          <w:p w14:paraId="09913B9D" w14:textId="77777777" w:rsidR="005549B5" w:rsidRPr="005549B5" w:rsidRDefault="005549B5" w:rsidP="005549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49B5">
              <w:rPr>
                <w:rFonts w:ascii="Times New Roman" w:hAnsi="Times New Roman" w:cs="Times New Roman"/>
                <w:sz w:val="24"/>
                <w:szCs w:val="24"/>
              </w:rPr>
              <w:t>Login before allowed period (dates)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368" w:type="dxa"/>
          </w:tcPr>
          <w:p w14:paraId="23A8AB03" w14:textId="020E514D" w:rsidR="005549B5" w:rsidRPr="005549B5" w:rsidRDefault="008E2AB4" w:rsidP="005549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51ACB1" wp14:editId="2A5B0B93">
                  <wp:extent cx="2800350" cy="1059180"/>
                  <wp:effectExtent l="0" t="0" r="0" b="762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105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9B5" w:rsidRPr="00F01EE2" w14:paraId="5F045169" w14:textId="77777777" w:rsidTr="002A12B0">
        <w:trPr>
          <w:trHeight w:val="2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</w:tcPr>
          <w:p w14:paraId="7FA4A18A" w14:textId="77777777" w:rsidR="005549B5" w:rsidRPr="005549B5" w:rsidRDefault="005549B5" w:rsidP="005549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549B5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69" w:type="dxa"/>
          </w:tcPr>
          <w:p w14:paraId="69D62736" w14:textId="77777777" w:rsidR="005549B5" w:rsidRPr="005549B5" w:rsidRDefault="005549B5" w:rsidP="005549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49B5">
              <w:rPr>
                <w:rFonts w:ascii="Times New Roman" w:hAnsi="Times New Roman" w:cs="Times New Roman"/>
                <w:sz w:val="24"/>
                <w:szCs w:val="24"/>
              </w:rPr>
              <w:t>Login after allowed period (dates)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368" w:type="dxa"/>
          </w:tcPr>
          <w:p w14:paraId="57AB3B07" w14:textId="65A8D7AB" w:rsidR="005549B5" w:rsidRPr="005549B5" w:rsidRDefault="008E2AB4" w:rsidP="005549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9669F74" wp14:editId="10FFE0F0">
                  <wp:extent cx="2800350" cy="1059180"/>
                  <wp:effectExtent l="0" t="0" r="0" b="762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105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9B5" w:rsidRPr="00F01EE2" w14:paraId="1F2BDB3A" w14:textId="77777777" w:rsidTr="002A12B0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18"/>
          <w:jc w:val="center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583" w:type="dxa"/>
          </w:tcPr>
          <w:p w14:paraId="43B40921" w14:textId="77777777" w:rsidR="005549B5" w:rsidRPr="005549B5" w:rsidRDefault="005549B5" w:rsidP="005549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549B5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69" w:type="dxa"/>
          </w:tcPr>
          <w:p w14:paraId="6CCF049D" w14:textId="77777777" w:rsidR="005549B5" w:rsidRPr="005549B5" w:rsidRDefault="005549B5" w:rsidP="005549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49B5">
              <w:rPr>
                <w:rFonts w:ascii="Times New Roman" w:hAnsi="Times New Roman" w:cs="Times New Roman"/>
                <w:sz w:val="24"/>
                <w:szCs w:val="24"/>
              </w:rPr>
              <w:t>Wrong password</w:t>
            </w:r>
          </w:p>
        </w:tc>
        <w:tc>
          <w:tcPr>
            <w:cnfStyle w:val="000100000010" w:firstRow="0" w:lastRow="0" w:firstColumn="0" w:lastColumn="1" w:oddVBand="0" w:evenVBand="0" w:oddHBand="0" w:evenHBand="0" w:firstRowFirstColumn="0" w:firstRowLastColumn="0" w:lastRowFirstColumn="0" w:lastRowLastColumn="1"/>
            <w:tcW w:w="4368" w:type="dxa"/>
          </w:tcPr>
          <w:p w14:paraId="5CF0DBC4" w14:textId="21760E63" w:rsidR="005549B5" w:rsidRPr="005549B5" w:rsidRDefault="00FA17BB" w:rsidP="005549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12B120" wp14:editId="6D21E533">
                  <wp:extent cx="2800350" cy="1059180"/>
                  <wp:effectExtent l="0" t="0" r="0" b="762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105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85FE8F" w14:textId="7DADAA6E" w:rsidR="005549B5" w:rsidRDefault="005549B5" w:rsidP="005549B5"/>
    <w:p w14:paraId="7DA57A27" w14:textId="77777777" w:rsidR="004E2C8B" w:rsidRPr="00FA7D26" w:rsidRDefault="004E2C8B" w:rsidP="003B69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  <w:r w:rsidRPr="00FA7D26">
        <w:rPr>
          <w:rFonts w:ascii="Times New Roman" w:hAnsi="Times New Roman" w:cs="Times New Roman"/>
          <w:b/>
          <w:bCs/>
          <w:sz w:val="24"/>
          <w:szCs w:val="24"/>
        </w:rPr>
        <w:t>Add a student</w:t>
      </w:r>
    </w:p>
    <w:tbl>
      <w:tblPr>
        <w:tblStyle w:val="ListTable3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275"/>
        <w:gridCol w:w="1563"/>
        <w:gridCol w:w="6981"/>
      </w:tblGrid>
      <w:tr w:rsidR="004E2C8B" w:rsidRPr="004E2C8B" w14:paraId="112F9765" w14:textId="77777777" w:rsidTr="003021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6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75" w:type="dxa"/>
          </w:tcPr>
          <w:p w14:paraId="504C20C7" w14:textId="77777777" w:rsidR="004E2C8B" w:rsidRPr="004E2C8B" w:rsidRDefault="004E2C8B" w:rsidP="004970FC">
            <w:pPr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3" w:type="dxa"/>
          </w:tcPr>
          <w:p w14:paraId="139260D1" w14:textId="77777777" w:rsidR="004E2C8B" w:rsidRPr="004E2C8B" w:rsidRDefault="004E2C8B" w:rsidP="004970FC">
            <w:pPr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4E2C8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Test Case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6981" w:type="dxa"/>
          </w:tcPr>
          <w:p w14:paraId="7198E254" w14:textId="77777777" w:rsidR="004E2C8B" w:rsidRPr="004E2C8B" w:rsidRDefault="004E2C8B" w:rsidP="004970FC">
            <w:pPr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4E2C8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Expected Outcome</w:t>
            </w:r>
          </w:p>
        </w:tc>
      </w:tr>
      <w:tr w:rsidR="004E2C8B" w:rsidRPr="004E2C8B" w14:paraId="4FA958EA" w14:textId="77777777" w:rsidTr="003021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" w:type="dxa"/>
          </w:tcPr>
          <w:p w14:paraId="69CFC04D" w14:textId="77777777" w:rsidR="004E2C8B" w:rsidRPr="004E2C8B" w:rsidRDefault="004E2C8B" w:rsidP="004970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2C8B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3" w:type="dxa"/>
          </w:tcPr>
          <w:p w14:paraId="6211362B" w14:textId="77777777" w:rsidR="004E2C8B" w:rsidRPr="004E2C8B" w:rsidRDefault="004E2C8B" w:rsidP="004970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2C8B">
              <w:rPr>
                <w:rFonts w:ascii="Times New Roman" w:hAnsi="Times New Roman" w:cs="Times New Roman"/>
                <w:sz w:val="24"/>
                <w:szCs w:val="24"/>
              </w:rPr>
              <w:t>Add a new student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981" w:type="dxa"/>
          </w:tcPr>
          <w:p w14:paraId="10F63058" w14:textId="508EBF3A" w:rsidR="004E2C8B" w:rsidRPr="004E2C8B" w:rsidRDefault="00CB3C17" w:rsidP="004970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8248" behindDoc="0" locked="0" layoutInCell="1" allowOverlap="1" wp14:anchorId="0F4AEBAA" wp14:editId="38971182">
                  <wp:simplePos x="0" y="0"/>
                  <wp:positionH relativeFrom="column">
                    <wp:posOffset>179363</wp:posOffset>
                  </wp:positionH>
                  <wp:positionV relativeFrom="paragraph">
                    <wp:posOffset>21053</wp:posOffset>
                  </wp:positionV>
                  <wp:extent cx="3882390" cy="1558925"/>
                  <wp:effectExtent l="0" t="0" r="3810" b="3175"/>
                  <wp:wrapThrough wrapText="bothSides">
                    <wp:wrapPolygon edited="0">
                      <wp:start x="0" y="0"/>
                      <wp:lineTo x="0" y="21380"/>
                      <wp:lineTo x="21515" y="21380"/>
                      <wp:lineTo x="21515" y="0"/>
                      <wp:lineTo x="0" y="0"/>
                    </wp:wrapPolygon>
                  </wp:wrapThrough>
                  <wp:docPr id="3" name="Picture 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Text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390" cy="155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E2C8B" w:rsidRPr="004E2C8B" w14:paraId="0541B6B5" w14:textId="77777777" w:rsidTr="00302144">
        <w:trPr>
          <w:trHeight w:val="1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" w:type="dxa"/>
          </w:tcPr>
          <w:p w14:paraId="2EC4E4A6" w14:textId="77777777" w:rsidR="004E2C8B" w:rsidRPr="004E2C8B" w:rsidRDefault="004E2C8B" w:rsidP="004970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2C8B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3" w:type="dxa"/>
          </w:tcPr>
          <w:p w14:paraId="52846D66" w14:textId="77777777" w:rsidR="004E2C8B" w:rsidRPr="004E2C8B" w:rsidRDefault="004E2C8B" w:rsidP="004970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2C8B">
              <w:rPr>
                <w:rFonts w:ascii="Times New Roman" w:hAnsi="Times New Roman" w:cs="Times New Roman"/>
                <w:sz w:val="24"/>
                <w:szCs w:val="24"/>
              </w:rPr>
              <w:t>Add an existing student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981" w:type="dxa"/>
          </w:tcPr>
          <w:p w14:paraId="3D65CBA1" w14:textId="2E2B76D9" w:rsidR="004E2C8B" w:rsidRPr="004E2C8B" w:rsidRDefault="00302144" w:rsidP="003021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47B2C09" wp14:editId="7E3D566B">
                  <wp:extent cx="3730028" cy="1216638"/>
                  <wp:effectExtent l="0" t="0" r="3810" b="3175"/>
                  <wp:docPr id="4" name="Picture 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Text&#10;&#10;Description automatically generated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8266" cy="122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2C8B" w:rsidRPr="004E2C8B" w14:paraId="290FF65D" w14:textId="77777777" w:rsidTr="00302144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86"/>
          <w:jc w:val="center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275" w:type="dxa"/>
          </w:tcPr>
          <w:p w14:paraId="450B01B7" w14:textId="77777777" w:rsidR="004E2C8B" w:rsidRPr="004E2C8B" w:rsidRDefault="004E2C8B" w:rsidP="004970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2C8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3" w:type="dxa"/>
          </w:tcPr>
          <w:p w14:paraId="524D99A7" w14:textId="77777777" w:rsidR="004E2C8B" w:rsidRPr="004E2C8B" w:rsidRDefault="004E2C8B" w:rsidP="004970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2C8B">
              <w:rPr>
                <w:rFonts w:ascii="Times New Roman" w:hAnsi="Times New Roman" w:cs="Times New Roman"/>
                <w:sz w:val="24"/>
                <w:szCs w:val="24"/>
              </w:rPr>
              <w:t>Invalid data entries</w:t>
            </w:r>
          </w:p>
        </w:tc>
        <w:tc>
          <w:tcPr>
            <w:cnfStyle w:val="000100000010" w:firstRow="0" w:lastRow="0" w:firstColumn="0" w:lastColumn="1" w:oddVBand="0" w:evenVBand="0" w:oddHBand="0" w:evenHBand="0" w:firstRowFirstColumn="0" w:firstRowLastColumn="0" w:lastRowFirstColumn="0" w:lastRowLastColumn="1"/>
            <w:tcW w:w="6981" w:type="dxa"/>
          </w:tcPr>
          <w:p w14:paraId="060C8326" w14:textId="701F9200" w:rsidR="004E2C8B" w:rsidRPr="004E2C8B" w:rsidRDefault="00E87438" w:rsidP="003021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1B5F3DA" wp14:editId="6386BF72">
                  <wp:extent cx="3675707" cy="1664173"/>
                  <wp:effectExtent l="0" t="0" r="127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053" cy="167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0B898A" w14:textId="2CCDF6E8" w:rsidR="0097401B" w:rsidRPr="000633CD" w:rsidRDefault="0097401B" w:rsidP="003B69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  <w:r w:rsidRPr="000633CD">
        <w:rPr>
          <w:rFonts w:ascii="Times New Roman" w:hAnsi="Times New Roman" w:cs="Times New Roman"/>
          <w:b/>
          <w:bCs/>
          <w:sz w:val="24"/>
          <w:szCs w:val="24"/>
        </w:rPr>
        <w:t>Add a course</w:t>
      </w:r>
    </w:p>
    <w:tbl>
      <w:tblPr>
        <w:tblStyle w:val="ListTable3"/>
        <w:tblW w:w="8910" w:type="dxa"/>
        <w:jc w:val="center"/>
        <w:tblLayout w:type="fixed"/>
        <w:tblLook w:val="01E0" w:firstRow="1" w:lastRow="1" w:firstColumn="1" w:lastColumn="1" w:noHBand="0" w:noVBand="0"/>
      </w:tblPr>
      <w:tblGrid>
        <w:gridCol w:w="4019"/>
        <w:gridCol w:w="4891"/>
      </w:tblGrid>
      <w:tr w:rsidR="00507689" w:rsidRPr="0097401B" w14:paraId="1160564D" w14:textId="77777777" w:rsidTr="000252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019" w:type="dxa"/>
          </w:tcPr>
          <w:p w14:paraId="697F6D6F" w14:textId="77777777" w:rsidR="00507689" w:rsidRPr="0097401B" w:rsidRDefault="00507689" w:rsidP="004970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7401B">
              <w:rPr>
                <w:rFonts w:ascii="Times New Roman" w:hAnsi="Times New Roman" w:cs="Times New Roman"/>
                <w:sz w:val="24"/>
                <w:szCs w:val="24"/>
              </w:rPr>
              <w:t>Test Case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4891" w:type="dxa"/>
          </w:tcPr>
          <w:p w14:paraId="58961995" w14:textId="77777777" w:rsidR="00507689" w:rsidRPr="0097401B" w:rsidRDefault="00507689" w:rsidP="004970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7401B">
              <w:rPr>
                <w:rFonts w:ascii="Times New Roman" w:hAnsi="Times New Roman" w:cs="Times New Roman"/>
                <w:sz w:val="24"/>
                <w:szCs w:val="24"/>
              </w:rPr>
              <w:t>Expected Outcome</w:t>
            </w:r>
          </w:p>
        </w:tc>
      </w:tr>
      <w:tr w:rsidR="00507689" w:rsidRPr="0097401B" w14:paraId="74DB91B2" w14:textId="77777777" w:rsidTr="00025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9" w:type="dxa"/>
          </w:tcPr>
          <w:p w14:paraId="6AFA633E" w14:textId="01F2732F" w:rsidR="00507689" w:rsidRPr="00FA7D26" w:rsidRDefault="00507689" w:rsidP="00932E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7D26">
              <w:rPr>
                <w:rFonts w:ascii="Times New Roman" w:hAnsi="Times New Roman" w:cs="Times New Roman"/>
                <w:sz w:val="24"/>
                <w:szCs w:val="24"/>
              </w:rPr>
              <w:t>Add an existing course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91" w:type="dxa"/>
          </w:tcPr>
          <w:p w14:paraId="22BE2D46" w14:textId="1CF23115" w:rsidR="00507689" w:rsidRDefault="00507689" w:rsidP="00932EA3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B76713" wp14:editId="3947DFC5">
                  <wp:extent cx="1969135" cy="58044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681" cy="595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7689" w:rsidRPr="0097401B" w14:paraId="5BE51A50" w14:textId="77777777" w:rsidTr="00025288">
        <w:trPr>
          <w:trHeight w:val="8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9" w:type="dxa"/>
          </w:tcPr>
          <w:p w14:paraId="7DD8F161" w14:textId="77777777" w:rsidR="00507689" w:rsidRPr="00FA7D26" w:rsidRDefault="00507689" w:rsidP="00932E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7D26">
              <w:rPr>
                <w:rFonts w:ascii="Times New Roman" w:hAnsi="Times New Roman" w:cs="Times New Roman"/>
                <w:sz w:val="24"/>
                <w:szCs w:val="24"/>
              </w:rPr>
              <w:t>Add a new course</w:t>
            </w:r>
          </w:p>
          <w:p w14:paraId="06B11EC3" w14:textId="77777777" w:rsidR="00507689" w:rsidRPr="00FA7D26" w:rsidRDefault="00507689" w:rsidP="00932E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7D26">
              <w:rPr>
                <w:rFonts w:ascii="Times New Roman" w:hAnsi="Times New Roman" w:cs="Times New Roman"/>
                <w:sz w:val="24"/>
                <w:szCs w:val="24"/>
              </w:rPr>
              <w:t>(with combination of (ii) from above)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91" w:type="dxa"/>
          </w:tcPr>
          <w:p w14:paraId="66F18E18" w14:textId="34CDB220" w:rsidR="00507689" w:rsidRPr="0097401B" w:rsidRDefault="00025288" w:rsidP="000252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8246" behindDoc="0" locked="0" layoutInCell="1" allowOverlap="1" wp14:anchorId="6B3550AB" wp14:editId="0DABB721">
                  <wp:simplePos x="0" y="0"/>
                  <wp:positionH relativeFrom="column">
                    <wp:posOffset>157480</wp:posOffset>
                  </wp:positionH>
                  <wp:positionV relativeFrom="paragraph">
                    <wp:posOffset>374</wp:posOffset>
                  </wp:positionV>
                  <wp:extent cx="2868295" cy="3154045"/>
                  <wp:effectExtent l="0" t="0" r="8255" b="8255"/>
                  <wp:wrapThrough wrapText="bothSides">
                    <wp:wrapPolygon edited="0">
                      <wp:start x="0" y="0"/>
                      <wp:lineTo x="0" y="21526"/>
                      <wp:lineTo x="21519" y="21526"/>
                      <wp:lineTo x="21519" y="0"/>
                      <wp:lineTo x="0" y="0"/>
                    </wp:wrapPolygon>
                  </wp:wrapThrough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8295" cy="315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07689" w:rsidRPr="0097401B" w14:paraId="61D21241" w14:textId="77777777" w:rsidTr="0002528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13"/>
          <w:jc w:val="center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4019" w:type="dxa"/>
          </w:tcPr>
          <w:p w14:paraId="1B3E933A" w14:textId="77777777" w:rsidR="00507689" w:rsidRPr="00DD24B1" w:rsidRDefault="00507689" w:rsidP="00932E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4B1">
              <w:rPr>
                <w:rFonts w:ascii="Times New Roman" w:hAnsi="Times New Roman" w:cs="Times New Roman"/>
                <w:sz w:val="24"/>
                <w:szCs w:val="24"/>
              </w:rPr>
              <w:t>Invalid data entries</w:t>
            </w:r>
          </w:p>
        </w:tc>
        <w:tc>
          <w:tcPr>
            <w:cnfStyle w:val="000100000010" w:firstRow="0" w:lastRow="0" w:firstColumn="0" w:lastColumn="1" w:oddVBand="0" w:evenVBand="0" w:oddHBand="0" w:evenHBand="0" w:firstRowFirstColumn="0" w:firstRowLastColumn="0" w:lastRowFirstColumn="0" w:lastRowLastColumn="1"/>
            <w:tcW w:w="4891" w:type="dxa"/>
          </w:tcPr>
          <w:p w14:paraId="4AA2C7A6" w14:textId="0B8089B8" w:rsidR="00507689" w:rsidRPr="0097401B" w:rsidRDefault="00507689" w:rsidP="00932E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FCDE182" wp14:editId="10D25509">
                  <wp:extent cx="2798859" cy="1415965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4040" cy="1464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EB4ACF" w14:textId="0F9D2BB5" w:rsidR="003B699F" w:rsidRDefault="003B699F" w:rsidP="00416BF6">
      <w:pPr>
        <w:tabs>
          <w:tab w:val="left" w:pos="3919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BA27382" w14:textId="77777777" w:rsidR="00E060B6" w:rsidRDefault="00E060B6" w:rsidP="00416BF6">
      <w:pPr>
        <w:tabs>
          <w:tab w:val="left" w:pos="3919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11A2863" w14:textId="4AA0550A" w:rsidR="00416BF6" w:rsidRPr="000633CD" w:rsidRDefault="000C10CC" w:rsidP="003B69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19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633CD">
        <w:rPr>
          <w:rFonts w:ascii="Times New Roman" w:hAnsi="Times New Roman" w:cs="Times New Roman"/>
          <w:b/>
          <w:bCs/>
          <w:sz w:val="28"/>
          <w:szCs w:val="28"/>
        </w:rPr>
        <w:lastRenderedPageBreak/>
        <w:t>Register Student for a course</w:t>
      </w:r>
    </w:p>
    <w:tbl>
      <w:tblPr>
        <w:tblStyle w:val="ListTable3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575"/>
        <w:gridCol w:w="3520"/>
        <w:gridCol w:w="4308"/>
      </w:tblGrid>
      <w:tr w:rsidR="00373773" w:rsidRPr="000C10CC" w14:paraId="0108355B" w14:textId="77777777" w:rsidTr="002A12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4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75" w:type="dxa"/>
          </w:tcPr>
          <w:p w14:paraId="4FB026B5" w14:textId="77777777" w:rsidR="000C10CC" w:rsidRPr="000C10CC" w:rsidRDefault="000C10CC" w:rsidP="004970F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20" w:type="dxa"/>
          </w:tcPr>
          <w:p w14:paraId="33C9D694" w14:textId="77777777" w:rsidR="000C10CC" w:rsidRPr="000C10CC" w:rsidRDefault="000C10CC" w:rsidP="004970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10CC">
              <w:rPr>
                <w:rFonts w:ascii="Times New Roman" w:hAnsi="Times New Roman" w:cs="Times New Roman"/>
                <w:sz w:val="24"/>
                <w:szCs w:val="24"/>
              </w:rPr>
              <w:t>Test Case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4308" w:type="dxa"/>
          </w:tcPr>
          <w:p w14:paraId="6139CA06" w14:textId="77777777" w:rsidR="000C10CC" w:rsidRPr="000C10CC" w:rsidRDefault="000C10CC" w:rsidP="004970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10CC">
              <w:rPr>
                <w:rFonts w:ascii="Times New Roman" w:hAnsi="Times New Roman" w:cs="Times New Roman"/>
                <w:sz w:val="24"/>
                <w:szCs w:val="24"/>
              </w:rPr>
              <w:t>Expected Outcome</w:t>
            </w:r>
          </w:p>
        </w:tc>
      </w:tr>
      <w:tr w:rsidR="00276A5D" w:rsidRPr="000C10CC" w14:paraId="289A6118" w14:textId="77777777" w:rsidTr="002A1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" w:type="dxa"/>
          </w:tcPr>
          <w:p w14:paraId="32F38A20" w14:textId="77777777" w:rsidR="000C10CC" w:rsidRPr="000255C1" w:rsidRDefault="000C10CC" w:rsidP="004970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55C1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20" w:type="dxa"/>
          </w:tcPr>
          <w:p w14:paraId="4406AB98" w14:textId="77777777" w:rsidR="000C10CC" w:rsidRPr="000255C1" w:rsidRDefault="000C10CC" w:rsidP="004970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55C1">
              <w:rPr>
                <w:rFonts w:ascii="Times New Roman" w:hAnsi="Times New Roman" w:cs="Times New Roman"/>
                <w:sz w:val="24"/>
                <w:szCs w:val="24"/>
              </w:rPr>
              <w:t>Add a student to a course index with available vacancies.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308" w:type="dxa"/>
          </w:tcPr>
          <w:p w14:paraId="4EF1AD83" w14:textId="30F1162E" w:rsidR="000C10CC" w:rsidRPr="000C10CC" w:rsidRDefault="00CE139E" w:rsidP="004970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C7E99A6" wp14:editId="07CF25FD">
                  <wp:extent cx="2644775" cy="1215390"/>
                  <wp:effectExtent l="0" t="0" r="3175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75" cy="1215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6A5D" w:rsidRPr="000C10CC" w14:paraId="5339ABDD" w14:textId="77777777" w:rsidTr="002A12B0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" w:type="dxa"/>
          </w:tcPr>
          <w:p w14:paraId="458B9BC7" w14:textId="77777777" w:rsidR="000C10CC" w:rsidRPr="000255C1" w:rsidRDefault="000C10CC" w:rsidP="004970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55C1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20" w:type="dxa"/>
          </w:tcPr>
          <w:p w14:paraId="17E3F4C4" w14:textId="77777777" w:rsidR="000C10CC" w:rsidRPr="000255C1" w:rsidRDefault="000C10CC" w:rsidP="004970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55C1">
              <w:rPr>
                <w:rFonts w:ascii="Times New Roman" w:hAnsi="Times New Roman" w:cs="Times New Roman"/>
                <w:sz w:val="24"/>
                <w:szCs w:val="24"/>
              </w:rPr>
              <w:t>Add a student to a course index with 0 vacancies in Tut / Lab.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308" w:type="dxa"/>
          </w:tcPr>
          <w:p w14:paraId="1F31C405" w14:textId="595AA579" w:rsidR="000C10CC" w:rsidRPr="000C10CC" w:rsidRDefault="00CE139E" w:rsidP="004970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6EC2901" wp14:editId="0D6AE833">
                  <wp:extent cx="2649855" cy="1231900"/>
                  <wp:effectExtent l="0" t="0" r="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9855" cy="123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6A5D" w:rsidRPr="000C10CC" w14:paraId="6FE8616F" w14:textId="77777777" w:rsidTr="002A1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" w:type="dxa"/>
          </w:tcPr>
          <w:p w14:paraId="66831207" w14:textId="77777777" w:rsidR="000C10CC" w:rsidRPr="000255C1" w:rsidRDefault="000C10CC" w:rsidP="004970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55C1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20" w:type="dxa"/>
          </w:tcPr>
          <w:p w14:paraId="4D578117" w14:textId="77777777" w:rsidR="000C10CC" w:rsidRPr="000255C1" w:rsidRDefault="000C10CC" w:rsidP="004970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55C1">
              <w:rPr>
                <w:rFonts w:ascii="Times New Roman" w:hAnsi="Times New Roman" w:cs="Times New Roman"/>
                <w:sz w:val="24"/>
                <w:szCs w:val="24"/>
              </w:rPr>
              <w:t>Register the same course again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308" w:type="dxa"/>
          </w:tcPr>
          <w:p w14:paraId="3100346F" w14:textId="38D26D6A" w:rsidR="000C10CC" w:rsidRPr="000C10CC" w:rsidRDefault="00CE139E" w:rsidP="004970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5603BC4" wp14:editId="7149D738">
                  <wp:extent cx="2649855" cy="122618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9855" cy="1226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773" w:rsidRPr="000C10CC" w14:paraId="76BE957F" w14:textId="77777777" w:rsidTr="002A12B0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14"/>
          <w:jc w:val="center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575" w:type="dxa"/>
          </w:tcPr>
          <w:p w14:paraId="40EEDABB" w14:textId="55F4FF6D" w:rsidR="000C10CC" w:rsidRPr="000255C1" w:rsidRDefault="000C10CC" w:rsidP="004970F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20" w:type="dxa"/>
          </w:tcPr>
          <w:p w14:paraId="264A1812" w14:textId="77777777" w:rsidR="000C10CC" w:rsidRPr="000255C1" w:rsidRDefault="000C10CC" w:rsidP="004970FC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0255C1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Invalid data entries</w:t>
            </w:r>
          </w:p>
          <w:p w14:paraId="038A1FBE" w14:textId="4A623549" w:rsidR="000C10CC" w:rsidRPr="000255C1" w:rsidRDefault="000C10CC" w:rsidP="004970FC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0255C1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(</w:t>
            </w:r>
            <w:r w:rsidR="003A6672" w:rsidRPr="000255C1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e.g.</w:t>
            </w:r>
            <w:r w:rsidRPr="000255C1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wrong student ID / course code, </w:t>
            </w:r>
            <w:r w:rsidR="003A6672" w:rsidRPr="000255C1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etc.</w:t>
            </w:r>
            <w:r w:rsidRPr="000255C1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)</w:t>
            </w:r>
          </w:p>
        </w:tc>
        <w:tc>
          <w:tcPr>
            <w:cnfStyle w:val="000100000010" w:firstRow="0" w:lastRow="0" w:firstColumn="0" w:lastColumn="1" w:oddVBand="0" w:evenVBand="0" w:oddHBand="0" w:evenHBand="0" w:firstRowFirstColumn="0" w:firstRowLastColumn="0" w:lastRowFirstColumn="0" w:lastRowLastColumn="1"/>
            <w:tcW w:w="4308" w:type="dxa"/>
          </w:tcPr>
          <w:p w14:paraId="64F06E26" w14:textId="393F1286" w:rsidR="000C10CC" w:rsidRPr="000C10CC" w:rsidRDefault="00CE139E" w:rsidP="004970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0488A0" wp14:editId="0AA6BA20">
                  <wp:extent cx="2649855" cy="200977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9855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EA1733" w14:textId="55E39A2D" w:rsidR="00416BF6" w:rsidRPr="000633CD" w:rsidRDefault="00950336" w:rsidP="003B69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19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633CD">
        <w:rPr>
          <w:rFonts w:ascii="Times New Roman" w:hAnsi="Times New Roman" w:cs="Times New Roman"/>
          <w:b/>
          <w:bCs/>
          <w:sz w:val="28"/>
          <w:szCs w:val="28"/>
        </w:rPr>
        <w:t xml:space="preserve">Check available slot in a </w:t>
      </w:r>
      <w:proofErr w:type="gramStart"/>
      <w:r w:rsidRPr="000633CD">
        <w:rPr>
          <w:rFonts w:ascii="Times New Roman" w:hAnsi="Times New Roman" w:cs="Times New Roman"/>
          <w:b/>
          <w:bCs/>
          <w:sz w:val="28"/>
          <w:szCs w:val="28"/>
        </w:rPr>
        <w:t>class(</w:t>
      </w:r>
      <w:proofErr w:type="gramEnd"/>
      <w:r w:rsidRPr="000633CD">
        <w:rPr>
          <w:rFonts w:ascii="Times New Roman" w:hAnsi="Times New Roman" w:cs="Times New Roman"/>
          <w:b/>
          <w:bCs/>
          <w:sz w:val="28"/>
          <w:szCs w:val="28"/>
        </w:rPr>
        <w:t>vacancy in a class)</w:t>
      </w:r>
    </w:p>
    <w:tbl>
      <w:tblPr>
        <w:tblStyle w:val="ListTable3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559"/>
        <w:gridCol w:w="3420"/>
        <w:gridCol w:w="4186"/>
      </w:tblGrid>
      <w:tr w:rsidR="00780B80" w:rsidRPr="00F01EE2" w14:paraId="41955D8C" w14:textId="77777777" w:rsidTr="004C06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59" w:type="dxa"/>
          </w:tcPr>
          <w:p w14:paraId="54904CBC" w14:textId="77777777" w:rsidR="00780B80" w:rsidRPr="0079556D" w:rsidRDefault="00780B80" w:rsidP="004970FC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20" w:type="dxa"/>
          </w:tcPr>
          <w:p w14:paraId="3EDCAA3B" w14:textId="2B1CF534" w:rsidR="00780B80" w:rsidRPr="0079556D" w:rsidRDefault="00780B80" w:rsidP="004970FC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79556D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Test Case 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4186" w:type="dxa"/>
          </w:tcPr>
          <w:p w14:paraId="327B5C6C" w14:textId="721F4FB9" w:rsidR="00780B80" w:rsidRPr="0079556D" w:rsidRDefault="00780B80" w:rsidP="004970FC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79556D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Expected Outcome</w:t>
            </w:r>
          </w:p>
        </w:tc>
      </w:tr>
      <w:tr w:rsidR="0079556D" w:rsidRPr="00F01EE2" w14:paraId="09B58212" w14:textId="77777777" w:rsidTr="004C06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14:paraId="482C1D78" w14:textId="77777777" w:rsidR="00780B80" w:rsidRPr="00780B80" w:rsidRDefault="00780B80" w:rsidP="004970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80B80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20" w:type="dxa"/>
          </w:tcPr>
          <w:p w14:paraId="5F736E2B" w14:textId="77777777" w:rsidR="00780B80" w:rsidRPr="00780B80" w:rsidRDefault="00780B80" w:rsidP="004970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80B80">
              <w:rPr>
                <w:rFonts w:ascii="Times New Roman" w:hAnsi="Times New Roman" w:cs="Times New Roman"/>
                <w:sz w:val="24"/>
                <w:szCs w:val="24"/>
              </w:rPr>
              <w:t>Check for vacancy in course index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6" w:type="dxa"/>
          </w:tcPr>
          <w:p w14:paraId="6A563ED6" w14:textId="1FA5CF48" w:rsidR="00780B80" w:rsidRPr="00780B80" w:rsidRDefault="00D84D98" w:rsidP="004970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2ACB94D" wp14:editId="16E66462">
                  <wp:extent cx="2650490" cy="94107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0490" cy="94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556D" w:rsidRPr="00F01EE2" w14:paraId="59E7075D" w14:textId="77777777" w:rsidTr="004C066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457"/>
          <w:jc w:val="center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559" w:type="dxa"/>
          </w:tcPr>
          <w:p w14:paraId="134B965A" w14:textId="77777777" w:rsidR="00780B80" w:rsidRPr="00780B80" w:rsidRDefault="00780B80" w:rsidP="004970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80B8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20" w:type="dxa"/>
          </w:tcPr>
          <w:p w14:paraId="55D3BBCF" w14:textId="77777777" w:rsidR="00780B80" w:rsidRPr="00780B80" w:rsidRDefault="00780B80" w:rsidP="004970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80B80">
              <w:rPr>
                <w:rFonts w:ascii="Times New Roman" w:hAnsi="Times New Roman" w:cs="Times New Roman"/>
                <w:sz w:val="24"/>
                <w:szCs w:val="24"/>
              </w:rPr>
              <w:t>Invalid data entries</w:t>
            </w:r>
          </w:p>
          <w:p w14:paraId="36D8C81F" w14:textId="4A7EB81F" w:rsidR="00780B80" w:rsidRPr="00780B80" w:rsidRDefault="00780B80" w:rsidP="004970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80B8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3A6672" w:rsidRPr="00780B80">
              <w:rPr>
                <w:rFonts w:ascii="Times New Roman" w:hAnsi="Times New Roman" w:cs="Times New Roman"/>
                <w:sz w:val="24"/>
                <w:szCs w:val="24"/>
              </w:rPr>
              <w:t>e.g.</w:t>
            </w:r>
            <w:r w:rsidRPr="00780B80">
              <w:rPr>
                <w:rFonts w:ascii="Times New Roman" w:hAnsi="Times New Roman" w:cs="Times New Roman"/>
                <w:sz w:val="24"/>
                <w:szCs w:val="24"/>
              </w:rPr>
              <w:t xml:space="preserve"> course code, class code </w:t>
            </w:r>
            <w:r w:rsidR="003A6672" w:rsidRPr="00780B80">
              <w:rPr>
                <w:rFonts w:ascii="Times New Roman" w:hAnsi="Times New Roman" w:cs="Times New Roman"/>
                <w:sz w:val="24"/>
                <w:szCs w:val="24"/>
              </w:rPr>
              <w:t>etc.</w:t>
            </w:r>
            <w:r w:rsidRPr="00780B8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cnfStyle w:val="000100000010" w:firstRow="0" w:lastRow="0" w:firstColumn="0" w:lastColumn="1" w:oddVBand="0" w:evenVBand="0" w:oddHBand="0" w:evenHBand="0" w:firstRowFirstColumn="0" w:firstRowLastColumn="0" w:lastRowFirstColumn="0" w:lastRowLastColumn="1"/>
            <w:tcW w:w="4186" w:type="dxa"/>
          </w:tcPr>
          <w:p w14:paraId="35821186" w14:textId="1FA008C2" w:rsidR="00780B80" w:rsidRPr="00780B80" w:rsidRDefault="00D84D98" w:rsidP="004970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2352455" wp14:editId="69EE0000">
                  <wp:extent cx="2650490" cy="1106557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1966" cy="1115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6641B0" w14:textId="0919F8E7" w:rsidR="00416BF6" w:rsidRPr="0079556D" w:rsidRDefault="00D84D98" w:rsidP="003B69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19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79556D">
        <w:rPr>
          <w:rFonts w:ascii="Times New Roman" w:hAnsi="Times New Roman" w:cs="Times New Roman"/>
          <w:b/>
          <w:bCs/>
          <w:sz w:val="28"/>
          <w:szCs w:val="28"/>
        </w:rPr>
        <w:t xml:space="preserve">Day/Time clash with </w:t>
      </w:r>
      <w:r w:rsidR="003A6672" w:rsidRPr="0079556D">
        <w:rPr>
          <w:rFonts w:ascii="Times New Roman" w:hAnsi="Times New Roman" w:cs="Times New Roman"/>
          <w:b/>
          <w:bCs/>
          <w:sz w:val="28"/>
          <w:szCs w:val="28"/>
        </w:rPr>
        <w:t>another</w:t>
      </w:r>
      <w:r w:rsidRPr="0079556D">
        <w:rPr>
          <w:rFonts w:ascii="Times New Roman" w:hAnsi="Times New Roman" w:cs="Times New Roman"/>
          <w:b/>
          <w:bCs/>
          <w:sz w:val="28"/>
          <w:szCs w:val="28"/>
        </w:rPr>
        <w:t xml:space="preserve"> course</w:t>
      </w:r>
    </w:p>
    <w:tbl>
      <w:tblPr>
        <w:tblStyle w:val="ListTable3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588"/>
        <w:gridCol w:w="2668"/>
        <w:gridCol w:w="5347"/>
      </w:tblGrid>
      <w:tr w:rsidR="00337D47" w14:paraId="58D23543" w14:textId="77777777" w:rsidTr="008724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9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88" w:type="dxa"/>
          </w:tcPr>
          <w:p w14:paraId="5B970DA9" w14:textId="77777777" w:rsidR="00337D47" w:rsidRDefault="00337D47" w:rsidP="004970FC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8" w:type="dxa"/>
          </w:tcPr>
          <w:p w14:paraId="4CF3E3FC" w14:textId="77777777" w:rsidR="00337D47" w:rsidRDefault="00337D47" w:rsidP="004970FC">
            <w:pPr>
              <w:pStyle w:val="TableParagraph"/>
              <w:spacing w:line="210" w:lineRule="exact"/>
              <w:rPr>
                <w:b w:val="0"/>
                <w:sz w:val="20"/>
              </w:rPr>
            </w:pPr>
            <w:r>
              <w:rPr>
                <w:sz w:val="20"/>
              </w:rPr>
              <w:t>Test Case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5347" w:type="dxa"/>
          </w:tcPr>
          <w:p w14:paraId="437E2159" w14:textId="77777777" w:rsidR="00337D47" w:rsidRDefault="00337D47" w:rsidP="004970FC">
            <w:pPr>
              <w:pStyle w:val="TableParagraph"/>
              <w:spacing w:line="210" w:lineRule="exact"/>
              <w:rPr>
                <w:b w:val="0"/>
                <w:sz w:val="20"/>
              </w:rPr>
            </w:pPr>
            <w:r>
              <w:rPr>
                <w:sz w:val="20"/>
              </w:rPr>
              <w:t>Expected Outcome</w:t>
            </w:r>
          </w:p>
        </w:tc>
      </w:tr>
      <w:tr w:rsidR="00337D47" w14:paraId="5B72BF78" w14:textId="77777777" w:rsidTr="008724A5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324"/>
          <w:jc w:val="center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588" w:type="dxa"/>
          </w:tcPr>
          <w:p w14:paraId="135234B1" w14:textId="77777777" w:rsidR="00337D47" w:rsidRDefault="00337D47" w:rsidP="004970FC">
            <w:pPr>
              <w:pStyle w:val="TableParagraph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8" w:type="dxa"/>
          </w:tcPr>
          <w:p w14:paraId="53BC2C9D" w14:textId="77777777" w:rsidR="00337D47" w:rsidRDefault="00337D47" w:rsidP="004970FC">
            <w:pPr>
              <w:pStyle w:val="TableParagraph"/>
              <w:spacing w:line="230" w:lineRule="atLeast"/>
              <w:rPr>
                <w:sz w:val="20"/>
              </w:rPr>
            </w:pPr>
            <w:r>
              <w:rPr>
                <w:sz w:val="20"/>
              </w:rPr>
              <w:t>Add a student to a course index with available vacancies.</w:t>
            </w:r>
          </w:p>
        </w:tc>
        <w:tc>
          <w:tcPr>
            <w:cnfStyle w:val="000100000010" w:firstRow="0" w:lastRow="0" w:firstColumn="0" w:lastColumn="1" w:oddVBand="0" w:evenVBand="0" w:oddHBand="0" w:evenHBand="0" w:firstRowFirstColumn="0" w:firstRowLastColumn="0" w:lastRowFirstColumn="0" w:lastRowLastColumn="1"/>
            <w:tcW w:w="5347" w:type="dxa"/>
          </w:tcPr>
          <w:p w14:paraId="7508535B" w14:textId="37B07F8C" w:rsidR="00337D47" w:rsidRDefault="00892D5E" w:rsidP="004970FC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251658242" behindDoc="0" locked="0" layoutInCell="1" allowOverlap="1" wp14:anchorId="1557D6EC" wp14:editId="15A6D6E6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1270</wp:posOffset>
                  </wp:positionV>
                  <wp:extent cx="3354705" cy="1624330"/>
                  <wp:effectExtent l="0" t="0" r="0" b="0"/>
                  <wp:wrapThrough wrapText="bothSides">
                    <wp:wrapPolygon edited="0">
                      <wp:start x="0" y="0"/>
                      <wp:lineTo x="0" y="21279"/>
                      <wp:lineTo x="21465" y="21279"/>
                      <wp:lineTo x="21465" y="0"/>
                      <wp:lineTo x="0" y="0"/>
                    </wp:wrapPolygon>
                  </wp:wrapThrough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4705" cy="1624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E97D901" w14:textId="288136A6" w:rsidR="00416BF6" w:rsidRPr="00576D02" w:rsidRDefault="00892D5E" w:rsidP="003B69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19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576D02">
        <w:rPr>
          <w:rFonts w:ascii="Times New Roman" w:hAnsi="Times New Roman" w:cs="Times New Roman"/>
          <w:b/>
          <w:bCs/>
          <w:sz w:val="28"/>
          <w:szCs w:val="28"/>
        </w:rPr>
        <w:t>Waitlist Notification</w:t>
      </w:r>
    </w:p>
    <w:tbl>
      <w:tblPr>
        <w:tblStyle w:val="ListTable3"/>
        <w:tblW w:w="7630" w:type="dxa"/>
        <w:jc w:val="center"/>
        <w:tblLayout w:type="fixed"/>
        <w:tblLook w:val="01E0" w:firstRow="1" w:lastRow="1" w:firstColumn="1" w:lastColumn="1" w:noHBand="0" w:noVBand="0"/>
      </w:tblPr>
      <w:tblGrid>
        <w:gridCol w:w="3430"/>
        <w:gridCol w:w="4200"/>
      </w:tblGrid>
      <w:tr w:rsidR="00576D02" w14:paraId="5C254E2C" w14:textId="77777777" w:rsidTr="00576D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2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430" w:type="dxa"/>
          </w:tcPr>
          <w:p w14:paraId="58B06DEC" w14:textId="77777777" w:rsidR="00576D02" w:rsidRDefault="00576D02" w:rsidP="004970FC">
            <w:pPr>
              <w:pStyle w:val="TableParagraph"/>
              <w:spacing w:line="210" w:lineRule="exact"/>
              <w:ind w:left="107"/>
              <w:rPr>
                <w:b w:val="0"/>
                <w:sz w:val="20"/>
              </w:rPr>
            </w:pPr>
            <w:r>
              <w:rPr>
                <w:sz w:val="20"/>
              </w:rPr>
              <w:t>Test Case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4200" w:type="dxa"/>
          </w:tcPr>
          <w:p w14:paraId="0375E02A" w14:textId="77777777" w:rsidR="00576D02" w:rsidRDefault="00576D02" w:rsidP="004970FC">
            <w:pPr>
              <w:pStyle w:val="TableParagraph"/>
              <w:spacing w:line="210" w:lineRule="exact"/>
              <w:ind w:left="107"/>
              <w:rPr>
                <w:b w:val="0"/>
                <w:sz w:val="20"/>
              </w:rPr>
            </w:pPr>
            <w:r>
              <w:rPr>
                <w:sz w:val="20"/>
              </w:rPr>
              <w:t>Expected Outcome</w:t>
            </w:r>
          </w:p>
        </w:tc>
      </w:tr>
      <w:tr w:rsidR="00576D02" w14:paraId="009A5DB7" w14:textId="77777777" w:rsidTr="00576D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0" w:type="dxa"/>
          </w:tcPr>
          <w:p w14:paraId="6D9750A5" w14:textId="77777777" w:rsidR="00576D02" w:rsidRDefault="00576D02" w:rsidP="004970FC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 xml:space="preserve">Add </w:t>
            </w:r>
            <w:proofErr w:type="spellStart"/>
            <w:r>
              <w:rPr>
                <w:sz w:val="20"/>
              </w:rPr>
              <w:t>studentA</w:t>
            </w:r>
            <w:proofErr w:type="spellEnd"/>
            <w:r>
              <w:rPr>
                <w:sz w:val="20"/>
              </w:rPr>
              <w:t xml:space="preserve"> to a course index with 0 vacancies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00" w:type="dxa"/>
            <w:shd w:val="clear" w:color="auto" w:fill="auto"/>
          </w:tcPr>
          <w:p w14:paraId="60FDB875" w14:textId="7DA175A9" w:rsidR="00576D02" w:rsidRDefault="00576D02" w:rsidP="004970FC">
            <w:pPr>
              <w:pStyle w:val="TableParagraph"/>
              <w:ind w:left="107" w:right="9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CBBA512" wp14:editId="5CE7E4ED">
                  <wp:extent cx="2571115" cy="2015412"/>
                  <wp:effectExtent l="0" t="0" r="635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046" cy="2032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D02" w14:paraId="1CFC3AEC" w14:textId="77777777" w:rsidTr="00576D02">
        <w:trPr>
          <w:trHeight w:val="13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0" w:type="dxa"/>
          </w:tcPr>
          <w:p w14:paraId="3D7A905D" w14:textId="77777777" w:rsidR="00576D02" w:rsidRDefault="00576D02" w:rsidP="004970FC">
            <w:pPr>
              <w:pStyle w:val="TableParagraph"/>
              <w:spacing w:before="4" w:line="228" w:lineRule="exact"/>
              <w:ind w:left="107"/>
              <w:rPr>
                <w:sz w:val="20"/>
              </w:rPr>
            </w:pPr>
            <w:r>
              <w:rPr>
                <w:sz w:val="20"/>
              </w:rPr>
              <w:t xml:space="preserve">Drop </w:t>
            </w:r>
            <w:proofErr w:type="spellStart"/>
            <w:r>
              <w:rPr>
                <w:sz w:val="20"/>
              </w:rPr>
              <w:t>studentB</w:t>
            </w:r>
            <w:proofErr w:type="spellEnd"/>
            <w:r>
              <w:rPr>
                <w:sz w:val="20"/>
              </w:rPr>
              <w:t xml:space="preserve"> from the same course index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00" w:type="dxa"/>
            <w:shd w:val="clear" w:color="auto" w:fill="auto"/>
          </w:tcPr>
          <w:p w14:paraId="22010A7E" w14:textId="44F6CAC6" w:rsidR="00576D02" w:rsidRDefault="00576D02" w:rsidP="004970FC">
            <w:pPr>
              <w:pStyle w:val="TableParagraph"/>
              <w:spacing w:before="4" w:line="228" w:lineRule="exact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251658250" behindDoc="0" locked="0" layoutInCell="1" allowOverlap="1" wp14:anchorId="313EBDD3" wp14:editId="18BDC6B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1137285</wp:posOffset>
                  </wp:positionV>
                  <wp:extent cx="2663190" cy="457200"/>
                  <wp:effectExtent l="0" t="0" r="3810" b="0"/>
                  <wp:wrapThrough wrapText="bothSides">
                    <wp:wrapPolygon edited="0">
                      <wp:start x="0" y="0"/>
                      <wp:lineTo x="0" y="20700"/>
                      <wp:lineTo x="21476" y="20700"/>
                      <wp:lineTo x="21476" y="0"/>
                      <wp:lineTo x="0" y="0"/>
                    </wp:wrapPolygon>
                  </wp:wrapThrough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319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20"/>
              </w:rPr>
              <w:drawing>
                <wp:anchor distT="0" distB="0" distL="114300" distR="114300" simplePos="0" relativeHeight="251658251" behindDoc="0" locked="0" layoutInCell="1" allowOverlap="1" wp14:anchorId="57D52246" wp14:editId="42799F2F">
                  <wp:simplePos x="0" y="0"/>
                  <wp:positionH relativeFrom="column">
                    <wp:posOffset>66040</wp:posOffset>
                  </wp:positionH>
                  <wp:positionV relativeFrom="paragraph">
                    <wp:posOffset>0</wp:posOffset>
                  </wp:positionV>
                  <wp:extent cx="2550795" cy="1086485"/>
                  <wp:effectExtent l="0" t="0" r="1905" b="0"/>
                  <wp:wrapThrough wrapText="bothSides">
                    <wp:wrapPolygon edited="0">
                      <wp:start x="0" y="0"/>
                      <wp:lineTo x="0" y="21209"/>
                      <wp:lineTo x="21455" y="21209"/>
                      <wp:lineTo x="21455" y="0"/>
                      <wp:lineTo x="0" y="0"/>
                    </wp:wrapPolygon>
                  </wp:wrapThrough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0795" cy="1086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76D02" w14:paraId="11416308" w14:textId="77777777" w:rsidTr="00576D02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75"/>
          <w:jc w:val="center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3430" w:type="dxa"/>
          </w:tcPr>
          <w:p w14:paraId="60E072C4" w14:textId="77777777" w:rsidR="00576D02" w:rsidRDefault="00576D02" w:rsidP="004970FC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Display </w:t>
            </w:r>
            <w:proofErr w:type="spellStart"/>
            <w:r>
              <w:rPr>
                <w:sz w:val="20"/>
              </w:rPr>
              <w:t>studentA</w:t>
            </w:r>
            <w:proofErr w:type="spellEnd"/>
            <w:r>
              <w:rPr>
                <w:sz w:val="20"/>
              </w:rPr>
              <w:t xml:space="preserve"> timetable</w:t>
            </w:r>
          </w:p>
        </w:tc>
        <w:tc>
          <w:tcPr>
            <w:cnfStyle w:val="000100000010" w:firstRow="0" w:lastRow="0" w:firstColumn="0" w:lastColumn="1" w:oddVBand="0" w:evenVBand="0" w:oddHBand="0" w:evenHBand="0" w:firstRowFirstColumn="0" w:firstRowLastColumn="0" w:lastRowFirstColumn="0" w:lastRowLastColumn="1"/>
            <w:tcW w:w="4200" w:type="dxa"/>
            <w:shd w:val="clear" w:color="auto" w:fill="auto"/>
          </w:tcPr>
          <w:p w14:paraId="1D9FA9CA" w14:textId="761C4B5F" w:rsidR="00576D02" w:rsidRDefault="00576D02" w:rsidP="004970FC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251658252" behindDoc="0" locked="0" layoutInCell="1" allowOverlap="1" wp14:anchorId="58407ED2" wp14:editId="038BDD65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0</wp:posOffset>
                  </wp:positionV>
                  <wp:extent cx="2776220" cy="1383665"/>
                  <wp:effectExtent l="0" t="0" r="5080" b="6985"/>
                  <wp:wrapThrough wrapText="bothSides">
                    <wp:wrapPolygon edited="0">
                      <wp:start x="0" y="0"/>
                      <wp:lineTo x="0" y="21412"/>
                      <wp:lineTo x="21491" y="21412"/>
                      <wp:lineTo x="21491" y="0"/>
                      <wp:lineTo x="0" y="0"/>
                    </wp:wrapPolygon>
                  </wp:wrapThrough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6220" cy="1383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01D0D06" w14:textId="182C1B30" w:rsidR="00416BF6" w:rsidRPr="003B699F" w:rsidRDefault="00AF7EA7" w:rsidP="003B69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19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B699F">
        <w:rPr>
          <w:rFonts w:ascii="Times New Roman" w:hAnsi="Times New Roman" w:cs="Times New Roman"/>
          <w:b/>
          <w:bCs/>
          <w:sz w:val="28"/>
          <w:szCs w:val="28"/>
        </w:rPr>
        <w:t>Print student list by index number, course</w:t>
      </w:r>
    </w:p>
    <w:tbl>
      <w:tblPr>
        <w:tblStyle w:val="ListTable3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592"/>
        <w:gridCol w:w="2910"/>
        <w:gridCol w:w="5183"/>
      </w:tblGrid>
      <w:tr w:rsidR="005302CD" w14:paraId="790A6DB4" w14:textId="77777777" w:rsidTr="004A66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7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92" w:type="dxa"/>
          </w:tcPr>
          <w:p w14:paraId="1EBBD813" w14:textId="77777777" w:rsidR="005302CD" w:rsidRDefault="005302CD" w:rsidP="004970FC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0" w:type="dxa"/>
          </w:tcPr>
          <w:p w14:paraId="275D2580" w14:textId="77777777" w:rsidR="005302CD" w:rsidRDefault="005302CD" w:rsidP="004970FC">
            <w:pPr>
              <w:pStyle w:val="TableParagraph"/>
              <w:spacing w:line="210" w:lineRule="exact"/>
              <w:rPr>
                <w:b w:val="0"/>
                <w:sz w:val="20"/>
              </w:rPr>
            </w:pPr>
            <w:r>
              <w:rPr>
                <w:sz w:val="20"/>
              </w:rPr>
              <w:t>Test Case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5183" w:type="dxa"/>
          </w:tcPr>
          <w:p w14:paraId="3B7455C0" w14:textId="77777777" w:rsidR="005302CD" w:rsidRDefault="005302CD" w:rsidP="004970FC">
            <w:pPr>
              <w:pStyle w:val="TableParagraph"/>
              <w:spacing w:line="210" w:lineRule="exact"/>
              <w:rPr>
                <w:b w:val="0"/>
                <w:sz w:val="20"/>
              </w:rPr>
            </w:pPr>
            <w:r>
              <w:rPr>
                <w:sz w:val="20"/>
              </w:rPr>
              <w:t>Expected Outcome</w:t>
            </w:r>
          </w:p>
        </w:tc>
      </w:tr>
      <w:tr w:rsidR="005302CD" w14:paraId="6F9D0561" w14:textId="77777777" w:rsidTr="004A66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2" w:type="dxa"/>
          </w:tcPr>
          <w:p w14:paraId="201F931F" w14:textId="77777777" w:rsidR="005302CD" w:rsidRDefault="005302CD" w:rsidP="004970FC">
            <w:pPr>
              <w:pStyle w:val="TableParagraph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0" w:type="dxa"/>
          </w:tcPr>
          <w:p w14:paraId="765BC222" w14:textId="77777777" w:rsidR="005302CD" w:rsidRDefault="005302CD" w:rsidP="004970F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Print list by</w:t>
            </w:r>
          </w:p>
          <w:p w14:paraId="39338332" w14:textId="77777777" w:rsidR="005302CD" w:rsidRDefault="005302CD" w:rsidP="005302CD">
            <w:pPr>
              <w:pStyle w:val="TableParagraph"/>
              <w:numPr>
                <w:ilvl w:val="0"/>
                <w:numId w:val="9"/>
              </w:numPr>
              <w:tabs>
                <w:tab w:val="left" w:pos="826"/>
              </w:tabs>
              <w:ind w:hanging="361"/>
              <w:rPr>
                <w:sz w:val="20"/>
              </w:rPr>
            </w:pPr>
            <w:r>
              <w:rPr>
                <w:sz w:val="20"/>
              </w:rPr>
              <w:t>Course</w:t>
            </w:r>
          </w:p>
          <w:p w14:paraId="083CDDEC" w14:textId="77777777" w:rsidR="005302CD" w:rsidRDefault="005302CD" w:rsidP="005302CD">
            <w:pPr>
              <w:pStyle w:val="TableParagraph"/>
              <w:numPr>
                <w:ilvl w:val="0"/>
                <w:numId w:val="9"/>
              </w:numPr>
              <w:tabs>
                <w:tab w:val="left" w:pos="826"/>
              </w:tabs>
              <w:spacing w:before="1"/>
              <w:ind w:hanging="361"/>
              <w:rPr>
                <w:sz w:val="20"/>
              </w:rPr>
            </w:pPr>
            <w:r>
              <w:rPr>
                <w:sz w:val="20"/>
              </w:rPr>
              <w:t>index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183" w:type="dxa"/>
          </w:tcPr>
          <w:p w14:paraId="605E9E53" w14:textId="77777777" w:rsidR="00F742D8" w:rsidRDefault="00F742D8" w:rsidP="00F742D8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(</w:t>
            </w:r>
            <w:proofErr w:type="spell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>)</w:t>
            </w:r>
          </w:p>
          <w:p w14:paraId="00B10276" w14:textId="6C2D2BE5" w:rsidR="005302CD" w:rsidRDefault="00F742D8" w:rsidP="00F742D8">
            <w:pPr>
              <w:pStyle w:val="TableParagraph"/>
              <w:ind w:left="0"/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B0D8A01" wp14:editId="5CD33818">
                  <wp:extent cx="2604135" cy="1106805"/>
                  <wp:effectExtent l="0" t="0" r="571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4135" cy="1106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4FBB5F" w14:textId="69C19C93" w:rsidR="00F742D8" w:rsidRDefault="004A66E5" w:rsidP="00F742D8">
            <w:pPr>
              <w:pStyle w:val="TableParagraph"/>
              <w:ind w:left="0"/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251658244" behindDoc="0" locked="0" layoutInCell="1" allowOverlap="1" wp14:anchorId="0FC9D8F0" wp14:editId="6BE43796">
                  <wp:simplePos x="0" y="0"/>
                  <wp:positionH relativeFrom="column">
                    <wp:posOffset>276616</wp:posOffset>
                  </wp:positionH>
                  <wp:positionV relativeFrom="paragraph">
                    <wp:posOffset>209990</wp:posOffset>
                  </wp:positionV>
                  <wp:extent cx="2616200" cy="1099185"/>
                  <wp:effectExtent l="0" t="0" r="0" b="5715"/>
                  <wp:wrapThrough wrapText="bothSides">
                    <wp:wrapPolygon edited="0">
                      <wp:start x="0" y="0"/>
                      <wp:lineTo x="0" y="21338"/>
                      <wp:lineTo x="21390" y="21338"/>
                      <wp:lineTo x="21390" y="0"/>
                      <wp:lineTo x="0" y="0"/>
                    </wp:wrapPolygon>
                  </wp:wrapThrough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6200" cy="1099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F742D8">
              <w:rPr>
                <w:sz w:val="20"/>
              </w:rPr>
              <w:t>(ii)</w:t>
            </w:r>
          </w:p>
          <w:p w14:paraId="33F24064" w14:textId="272C4E39" w:rsidR="00F742D8" w:rsidRDefault="00F742D8" w:rsidP="00D140B2">
            <w:pPr>
              <w:pStyle w:val="TableParagraph"/>
              <w:rPr>
                <w:sz w:val="20"/>
              </w:rPr>
            </w:pPr>
          </w:p>
        </w:tc>
      </w:tr>
      <w:tr w:rsidR="005302CD" w14:paraId="25AF8E12" w14:textId="77777777" w:rsidTr="004A66E5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736"/>
          <w:jc w:val="center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592" w:type="dxa"/>
          </w:tcPr>
          <w:p w14:paraId="75E45E42" w14:textId="77777777" w:rsidR="005302CD" w:rsidRDefault="005302CD" w:rsidP="004970FC">
            <w:pPr>
              <w:pStyle w:val="TableParagraph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b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0" w:type="dxa"/>
          </w:tcPr>
          <w:p w14:paraId="55010C47" w14:textId="77777777" w:rsidR="005302CD" w:rsidRDefault="005302CD" w:rsidP="004970F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Invalid data entries</w:t>
            </w:r>
          </w:p>
          <w:p w14:paraId="2440D4D7" w14:textId="5445439C" w:rsidR="005302CD" w:rsidRDefault="005302CD" w:rsidP="004970FC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(</w:t>
            </w:r>
            <w:r w:rsidR="000F4783">
              <w:rPr>
                <w:sz w:val="20"/>
              </w:rPr>
              <w:t>e.g.</w:t>
            </w:r>
            <w:r>
              <w:rPr>
                <w:sz w:val="20"/>
              </w:rPr>
              <w:t xml:space="preserve"> course code, index code </w:t>
            </w:r>
            <w:r w:rsidR="000F4783">
              <w:rPr>
                <w:sz w:val="20"/>
              </w:rPr>
              <w:t>etc.</w:t>
            </w:r>
            <w:r>
              <w:rPr>
                <w:sz w:val="20"/>
              </w:rPr>
              <w:t>)</w:t>
            </w:r>
          </w:p>
        </w:tc>
        <w:tc>
          <w:tcPr>
            <w:cnfStyle w:val="000100000010" w:firstRow="0" w:lastRow="0" w:firstColumn="0" w:lastColumn="1" w:oddVBand="0" w:evenVBand="0" w:oddHBand="0" w:evenHBand="0" w:firstRowFirstColumn="0" w:firstRowLastColumn="0" w:lastRowFirstColumn="0" w:lastRowLastColumn="1"/>
            <w:tcW w:w="5183" w:type="dxa"/>
          </w:tcPr>
          <w:p w14:paraId="6631F5CC" w14:textId="2B758E01" w:rsidR="005302CD" w:rsidRDefault="00F742D8" w:rsidP="004970FC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251658249" behindDoc="0" locked="0" layoutInCell="1" allowOverlap="1" wp14:anchorId="44645D23" wp14:editId="04C6C3CB">
                  <wp:simplePos x="0" y="0"/>
                  <wp:positionH relativeFrom="column">
                    <wp:posOffset>210185</wp:posOffset>
                  </wp:positionH>
                  <wp:positionV relativeFrom="paragraph">
                    <wp:posOffset>0</wp:posOffset>
                  </wp:positionV>
                  <wp:extent cx="2665730" cy="1278890"/>
                  <wp:effectExtent l="0" t="0" r="1270" b="0"/>
                  <wp:wrapThrough wrapText="bothSides">
                    <wp:wrapPolygon edited="0">
                      <wp:start x="0" y="0"/>
                      <wp:lineTo x="0" y="21235"/>
                      <wp:lineTo x="21456" y="21235"/>
                      <wp:lineTo x="21456" y="0"/>
                      <wp:lineTo x="0" y="0"/>
                    </wp:wrapPolygon>
                  </wp:wrapThrough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5730" cy="1278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14:paraId="7E5C7489" w14:textId="4C0E3CF0" w:rsidR="00416BF6" w:rsidRDefault="00416BF6" w:rsidP="005B7050">
      <w:pPr>
        <w:tabs>
          <w:tab w:val="left" w:pos="3919"/>
        </w:tabs>
        <w:rPr>
          <w:rFonts w:ascii="Times New Roman" w:hAnsi="Times New Roman" w:cs="Times New Roman"/>
          <w:sz w:val="24"/>
          <w:szCs w:val="24"/>
        </w:rPr>
      </w:pPr>
    </w:p>
    <w:p w14:paraId="5944A617" w14:textId="39A4B791" w:rsidR="00E060B6" w:rsidRDefault="00E060B6" w:rsidP="005B7050">
      <w:pPr>
        <w:tabs>
          <w:tab w:val="left" w:pos="3919"/>
        </w:tabs>
        <w:rPr>
          <w:rFonts w:ascii="Times New Roman" w:hAnsi="Times New Roman" w:cs="Times New Roman"/>
          <w:sz w:val="24"/>
          <w:szCs w:val="24"/>
        </w:rPr>
      </w:pPr>
    </w:p>
    <w:p w14:paraId="7F230F23" w14:textId="7F08AD45" w:rsidR="00E060B6" w:rsidRDefault="00E060B6" w:rsidP="005B7050">
      <w:pPr>
        <w:tabs>
          <w:tab w:val="left" w:pos="3919"/>
        </w:tabs>
        <w:rPr>
          <w:rFonts w:ascii="Times New Roman" w:hAnsi="Times New Roman" w:cs="Times New Roman"/>
          <w:sz w:val="24"/>
          <w:szCs w:val="24"/>
        </w:rPr>
      </w:pPr>
    </w:p>
    <w:p w14:paraId="0AEC1E24" w14:textId="1F4CF81D" w:rsidR="00E060B6" w:rsidRDefault="00E060B6" w:rsidP="005B7050">
      <w:pPr>
        <w:tabs>
          <w:tab w:val="left" w:pos="3919"/>
        </w:tabs>
        <w:rPr>
          <w:rFonts w:ascii="Times New Roman" w:hAnsi="Times New Roman" w:cs="Times New Roman"/>
          <w:sz w:val="24"/>
          <w:szCs w:val="24"/>
        </w:rPr>
      </w:pPr>
    </w:p>
    <w:p w14:paraId="66D72A61" w14:textId="6781ADC4" w:rsidR="00E060B6" w:rsidRDefault="00E060B6" w:rsidP="005B7050">
      <w:pPr>
        <w:tabs>
          <w:tab w:val="left" w:pos="3919"/>
        </w:tabs>
        <w:rPr>
          <w:rFonts w:ascii="Times New Roman" w:hAnsi="Times New Roman" w:cs="Times New Roman"/>
          <w:sz w:val="24"/>
          <w:szCs w:val="24"/>
        </w:rPr>
      </w:pPr>
    </w:p>
    <w:p w14:paraId="74F432EF" w14:textId="77777777" w:rsidR="00E060B6" w:rsidRPr="00CB6EAE" w:rsidRDefault="00E060B6" w:rsidP="005B7050">
      <w:pPr>
        <w:tabs>
          <w:tab w:val="left" w:pos="3919"/>
        </w:tabs>
        <w:rPr>
          <w:rFonts w:ascii="Times New Roman" w:hAnsi="Times New Roman" w:cs="Times New Roman"/>
          <w:sz w:val="24"/>
          <w:szCs w:val="24"/>
        </w:rPr>
      </w:pPr>
    </w:p>
    <w:p w14:paraId="3555686D" w14:textId="1FFD86CF" w:rsidR="00CB6EAE" w:rsidRPr="000C2A30" w:rsidRDefault="003B699F" w:rsidP="005B7050">
      <w:pPr>
        <w:tabs>
          <w:tab w:val="left" w:pos="3919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0C2A30">
        <w:rPr>
          <w:rFonts w:ascii="Times New Roman" w:hAnsi="Times New Roman" w:cs="Times New Roman"/>
          <w:b/>
          <w:bCs/>
          <w:sz w:val="24"/>
          <w:szCs w:val="24"/>
        </w:rPr>
        <w:lastRenderedPageBreak/>
        <w:t>Additional Provisions</w:t>
      </w:r>
    </w:p>
    <w:tbl>
      <w:tblPr>
        <w:tblStyle w:val="ListTable3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277"/>
        <w:gridCol w:w="1410"/>
        <w:gridCol w:w="6865"/>
      </w:tblGrid>
      <w:tr w:rsidR="002A12B0" w14:paraId="7FE6BB61" w14:textId="77777777" w:rsidTr="00E060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77" w:type="dxa"/>
          </w:tcPr>
          <w:p w14:paraId="3C5CA296" w14:textId="77777777" w:rsidR="002A12B0" w:rsidRDefault="002A12B0" w:rsidP="00156B78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0" w:type="dxa"/>
          </w:tcPr>
          <w:p w14:paraId="48D63766" w14:textId="77777777" w:rsidR="002A12B0" w:rsidRDefault="002A12B0" w:rsidP="00156B78">
            <w:pPr>
              <w:pStyle w:val="TableParagraph"/>
              <w:spacing w:line="210" w:lineRule="exact"/>
              <w:rPr>
                <w:b w:val="0"/>
                <w:sz w:val="20"/>
              </w:rPr>
            </w:pPr>
            <w:r>
              <w:rPr>
                <w:sz w:val="20"/>
              </w:rPr>
              <w:t>Test Case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6865" w:type="dxa"/>
          </w:tcPr>
          <w:p w14:paraId="5D1814E7" w14:textId="77777777" w:rsidR="002A12B0" w:rsidRDefault="002A12B0" w:rsidP="00156B78">
            <w:pPr>
              <w:pStyle w:val="TableParagraph"/>
              <w:spacing w:line="210" w:lineRule="exact"/>
              <w:rPr>
                <w:b w:val="0"/>
                <w:sz w:val="20"/>
              </w:rPr>
            </w:pPr>
            <w:r>
              <w:rPr>
                <w:sz w:val="20"/>
              </w:rPr>
              <w:t>Expected Outcome</w:t>
            </w:r>
          </w:p>
        </w:tc>
      </w:tr>
      <w:tr w:rsidR="002A12B0" w14:paraId="4DDDE0F3" w14:textId="77777777" w:rsidTr="00E060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" w:type="dxa"/>
          </w:tcPr>
          <w:p w14:paraId="51AF73CB" w14:textId="77777777" w:rsidR="002A12B0" w:rsidRDefault="002A12B0" w:rsidP="00156B78">
            <w:pPr>
              <w:pStyle w:val="TableParagraph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0" w:type="dxa"/>
          </w:tcPr>
          <w:p w14:paraId="37A0DB21" w14:textId="10ED04A8" w:rsidR="002A12B0" w:rsidRDefault="002A12B0" w:rsidP="002A12B0">
            <w:pPr>
              <w:pStyle w:val="TableParagraph"/>
              <w:tabs>
                <w:tab w:val="left" w:pos="826"/>
              </w:tabs>
              <w:spacing w:before="1"/>
              <w:rPr>
                <w:sz w:val="20"/>
              </w:rPr>
            </w:pPr>
            <w:r>
              <w:rPr>
                <w:sz w:val="20"/>
              </w:rPr>
              <w:t>Swap indexes with another student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65" w:type="dxa"/>
          </w:tcPr>
          <w:p w14:paraId="5248CC99" w14:textId="5BEC3157" w:rsidR="002A12B0" w:rsidRDefault="002A12B0" w:rsidP="002A12B0">
            <w:pPr>
              <w:pStyle w:val="TableParagraph"/>
              <w:ind w:left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251659276" behindDoc="0" locked="0" layoutInCell="1" allowOverlap="1" wp14:anchorId="0F2DCE6B" wp14:editId="64649661">
                  <wp:simplePos x="0" y="0"/>
                  <wp:positionH relativeFrom="column">
                    <wp:posOffset>585222</wp:posOffset>
                  </wp:positionH>
                  <wp:positionV relativeFrom="paragraph">
                    <wp:posOffset>7841</wp:posOffset>
                  </wp:positionV>
                  <wp:extent cx="3074035" cy="1949450"/>
                  <wp:effectExtent l="0" t="0" r="0" b="0"/>
                  <wp:wrapSquare wrapText="bothSides"/>
                  <wp:docPr id="43" name="Picture 4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Text&#10;&#10;Description automatically generated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035" cy="194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060B6" w14:paraId="11043014" w14:textId="77777777" w:rsidTr="00E060B6">
        <w:trPr>
          <w:trHeight w:val="1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" w:type="dxa"/>
          </w:tcPr>
          <w:p w14:paraId="540B9C2C" w14:textId="77777777" w:rsidR="002A12B0" w:rsidRDefault="002A12B0" w:rsidP="00156B78">
            <w:pPr>
              <w:pStyle w:val="TableParagraph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b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0" w:type="dxa"/>
          </w:tcPr>
          <w:p w14:paraId="4A5CB605" w14:textId="7BE1A5A7" w:rsidR="002A12B0" w:rsidRDefault="002A12B0" w:rsidP="00156B78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Change registered email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65" w:type="dxa"/>
          </w:tcPr>
          <w:p w14:paraId="61BFAAB1" w14:textId="1467C5F8" w:rsidR="002A12B0" w:rsidRDefault="002A12B0" w:rsidP="00156B78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251660300" behindDoc="0" locked="0" layoutInCell="1" allowOverlap="1" wp14:anchorId="6C2278FB" wp14:editId="7908F6C0">
                  <wp:simplePos x="0" y="0"/>
                  <wp:positionH relativeFrom="column">
                    <wp:posOffset>545354</wp:posOffset>
                  </wp:positionH>
                  <wp:positionV relativeFrom="paragraph">
                    <wp:posOffset>580</wp:posOffset>
                  </wp:positionV>
                  <wp:extent cx="3154045" cy="1901190"/>
                  <wp:effectExtent l="0" t="0" r="8255" b="3810"/>
                  <wp:wrapThrough wrapText="bothSides">
                    <wp:wrapPolygon edited="0">
                      <wp:start x="0" y="0"/>
                      <wp:lineTo x="0" y="21427"/>
                      <wp:lineTo x="21526" y="21427"/>
                      <wp:lineTo x="21526" y="0"/>
                      <wp:lineTo x="0" y="0"/>
                    </wp:wrapPolygon>
                  </wp:wrapThrough>
                  <wp:docPr id="44" name="Picture 4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Text&#10;&#10;Description automatically generated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045" cy="190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A12B0" w14:paraId="67D9C921" w14:textId="77777777" w:rsidTr="00E060B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20"/>
          <w:jc w:val="center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277" w:type="dxa"/>
          </w:tcPr>
          <w:p w14:paraId="03EC49C3" w14:textId="49B812CF" w:rsidR="002A12B0" w:rsidRDefault="002A12B0" w:rsidP="00156B78">
            <w:pPr>
              <w:pStyle w:val="TableParagraph"/>
              <w:ind w:left="107"/>
              <w:rPr>
                <w:w w:val="99"/>
                <w:sz w:val="20"/>
              </w:rPr>
            </w:pPr>
            <w:r>
              <w:rPr>
                <w:w w:val="99"/>
                <w:sz w:val="20"/>
              </w:rPr>
              <w:t>c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0" w:type="dxa"/>
          </w:tcPr>
          <w:p w14:paraId="1AD67A76" w14:textId="27026A54" w:rsidR="002A12B0" w:rsidRDefault="002A12B0" w:rsidP="00156B78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Change password for student</w:t>
            </w:r>
          </w:p>
        </w:tc>
        <w:tc>
          <w:tcPr>
            <w:cnfStyle w:val="000100000010" w:firstRow="0" w:lastRow="0" w:firstColumn="0" w:lastColumn="1" w:oddVBand="0" w:evenVBand="0" w:oddHBand="0" w:evenHBand="0" w:firstRowFirstColumn="0" w:firstRowLastColumn="0" w:lastRowFirstColumn="0" w:lastRowLastColumn="1"/>
            <w:tcW w:w="6865" w:type="dxa"/>
          </w:tcPr>
          <w:p w14:paraId="3124B252" w14:textId="34AA3213" w:rsidR="002A12B0" w:rsidRDefault="002A12B0" w:rsidP="00156B78">
            <w:pPr>
              <w:pStyle w:val="TableParagraph"/>
              <w:rPr>
                <w:noProof/>
                <w:sz w:val="20"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251661324" behindDoc="0" locked="0" layoutInCell="1" allowOverlap="1" wp14:anchorId="004FCEBC" wp14:editId="4701B17C">
                  <wp:simplePos x="0" y="0"/>
                  <wp:positionH relativeFrom="column">
                    <wp:posOffset>553085</wp:posOffset>
                  </wp:positionH>
                  <wp:positionV relativeFrom="paragraph">
                    <wp:posOffset>0</wp:posOffset>
                  </wp:positionV>
                  <wp:extent cx="3047365" cy="3286760"/>
                  <wp:effectExtent l="0" t="0" r="635" b="8890"/>
                  <wp:wrapThrough wrapText="bothSides">
                    <wp:wrapPolygon edited="0">
                      <wp:start x="0" y="0"/>
                      <wp:lineTo x="0" y="21533"/>
                      <wp:lineTo x="21469" y="21533"/>
                      <wp:lineTo x="21469" y="0"/>
                      <wp:lineTo x="0" y="0"/>
                    </wp:wrapPolygon>
                  </wp:wrapThrough>
                  <wp:docPr id="45" name="Picture 4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Text&#10;&#10;Description automatically generated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365" cy="328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392C259" w14:textId="5F5E57DA" w:rsidR="00E42427" w:rsidRPr="00156B78" w:rsidRDefault="00E42427" w:rsidP="00156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19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56B78">
        <w:rPr>
          <w:rFonts w:ascii="Times New Roman" w:hAnsi="Times New Roman" w:cs="Times New Roman"/>
          <w:b/>
          <w:bCs/>
          <w:sz w:val="28"/>
          <w:szCs w:val="28"/>
        </w:rPr>
        <w:t>Link to Demonstration Video</w:t>
      </w:r>
      <w:r w:rsidRPr="00E42427">
        <w:rPr>
          <w:rFonts w:ascii="Times New Roman" w:hAnsi="Times New Roman" w:cs="Times New Roman"/>
          <w:sz w:val="28"/>
          <w:szCs w:val="28"/>
        </w:rPr>
        <w:t>:</w:t>
      </w:r>
      <w:r w:rsidR="00156B78">
        <w:rPr>
          <w:rFonts w:ascii="Times New Roman" w:hAnsi="Times New Roman" w:cs="Times New Roman"/>
          <w:sz w:val="28"/>
          <w:szCs w:val="28"/>
        </w:rPr>
        <w:t xml:space="preserve"> </w:t>
      </w:r>
      <w:hyperlink r:id="rId46" w:history="1">
        <w:r w:rsidR="00156B78" w:rsidRPr="005201B4">
          <w:rPr>
            <w:rStyle w:val="Hyperlink"/>
            <w:rFonts w:ascii="Times New Roman" w:hAnsi="Times New Roman" w:cs="Times New Roman"/>
            <w:sz w:val="28"/>
            <w:szCs w:val="28"/>
          </w:rPr>
          <w:t>https://youtu.be/97qA</w:t>
        </w:r>
        <w:r w:rsidR="00156B78" w:rsidRPr="005201B4">
          <w:rPr>
            <w:rStyle w:val="Hyperlink"/>
            <w:rFonts w:ascii="Times New Roman" w:hAnsi="Times New Roman" w:cs="Times New Roman"/>
            <w:sz w:val="28"/>
            <w:szCs w:val="28"/>
          </w:rPr>
          <w:t>M</w:t>
        </w:r>
        <w:r w:rsidR="00156B78" w:rsidRPr="005201B4">
          <w:rPr>
            <w:rStyle w:val="Hyperlink"/>
            <w:rFonts w:ascii="Times New Roman" w:hAnsi="Times New Roman" w:cs="Times New Roman"/>
            <w:sz w:val="28"/>
            <w:szCs w:val="28"/>
          </w:rPr>
          <w:t>ecTb4k</w:t>
        </w:r>
      </w:hyperlink>
      <w:r w:rsidR="00156B78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E42427" w:rsidRPr="00156B78" w:rsidSect="00451484">
      <w:pgSz w:w="12240" w:h="15840"/>
      <w:pgMar w:top="1440" w:right="1080" w:bottom="1440" w:left="10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#SUI LULU#" w:date="2020-11-23T22:27:00Z" w:initials="#L">
    <w:p w14:paraId="6B91046A" w14:textId="24927FAC" w:rsidR="00156B78" w:rsidRDefault="00156B78">
      <w:r>
        <w:t>we need a ss of student user admin uml diagram</w:t>
      </w:r>
      <w:r>
        <w:annotationRef/>
      </w:r>
    </w:p>
  </w:comment>
  <w:comment w:id="4" w:author="#SUI LULU#" w:date="2020-11-23T23:38:00Z" w:initials="#L">
    <w:p w14:paraId="2AFBA3AD" w14:textId="4806E7E9" w:rsidR="00156B78" w:rsidRDefault="00156B78">
      <w:pPr>
        <w:pStyle w:val="CommentText"/>
      </w:pPr>
      <w:r>
        <w:t>someone verify it?</w:t>
      </w:r>
      <w:r>
        <w:rPr>
          <w:rStyle w:val="CommentReference"/>
        </w:rPr>
        <w:annotationRef/>
      </w:r>
    </w:p>
  </w:comment>
  <w:comment w:id="5" w:author="#SUI LULU#" w:date="2020-11-24T00:02:00Z" w:initials="#L">
    <w:p w14:paraId="177C27CC" w14:textId="478776A5" w:rsidR="00156B78" w:rsidRDefault="00156B78">
      <w:pPr>
        <w:pStyle w:val="CommentText"/>
      </w:pPr>
      <w:r>
        <w:t>we have no interface other than serialization</w:t>
      </w:r>
      <w:r>
        <w:rPr>
          <w:rStyle w:val="CommentReference"/>
        </w:rPr>
        <w:annotationRef/>
      </w:r>
    </w:p>
  </w:comment>
  <w:comment w:id="6" w:author="#SUI LULU#" w:date="2020-11-24T03:48:00Z" w:initials="#L">
    <w:p w14:paraId="406D6917" w14:textId="5091F446" w:rsidR="00156B78" w:rsidRDefault="00156B78">
      <w:pPr>
        <w:pStyle w:val="CommentText"/>
      </w:pPr>
      <w:r>
        <w:t>we don’t have private methods</w:t>
      </w:r>
      <w:r>
        <w:rPr>
          <w:rStyle w:val="CommentReference"/>
        </w:rPr>
        <w:annotationRef/>
      </w:r>
    </w:p>
  </w:comment>
  <w:comment w:id="7" w:author="#WILBERT JOHAN#" w:date="2020-11-25T04:23:00Z" w:initials="#J">
    <w:p w14:paraId="1D806574" w14:textId="77777777" w:rsidR="00156B78" w:rsidRDefault="00156B78">
      <w:pPr>
        <w:pStyle w:val="CommentText"/>
      </w:pPr>
      <w:r>
        <w:rPr>
          <w:rStyle w:val="CommentReference"/>
        </w:rPr>
        <w:annotationRef/>
      </w:r>
      <w:r>
        <w:t>now we do I think, take a look at filecontroller class</w:t>
      </w:r>
    </w:p>
    <w:p w14:paraId="2003102D" w14:textId="01A7CD6C" w:rsidR="00156B78" w:rsidRDefault="00156B78">
      <w:pPr>
        <w:pStyle w:val="CommentText"/>
      </w:pPr>
    </w:p>
  </w:comment>
  <w:comment w:id="8" w:author="#SUI LULU#" w:date="2020-11-24T03:45:00Z" w:initials="#L">
    <w:p w14:paraId="6126818B" w14:textId="52E6AA97" w:rsidR="00156B78" w:rsidRDefault="00156B78">
      <w:pPr>
        <w:pStyle w:val="CommentText"/>
      </w:pPr>
      <w:r>
        <w:t>overloading or overriding</w:t>
      </w:r>
      <w:r>
        <w:rPr>
          <w:rStyle w:val="CommentReference"/>
        </w:rPr>
        <w:annotationRef/>
      </w:r>
    </w:p>
  </w:comment>
  <w:comment w:id="9" w:author="#SURAWAR SANATH SACHIN#" w:date="2020-11-24T04:13:00Z" w:initials="#S">
    <w:p w14:paraId="2D15B5FB" w14:textId="282CF938" w:rsidR="00156B78" w:rsidRDefault="00156B78">
      <w:pPr>
        <w:pStyle w:val="CommentText"/>
      </w:pPr>
      <w:r>
        <w:t>depends on the context</w:t>
      </w:r>
      <w:r>
        <w:rPr>
          <w:rStyle w:val="CommentReference"/>
        </w:rPr>
        <w:annotationRef/>
      </w:r>
    </w:p>
    <w:p w14:paraId="19184D46" w14:textId="3D8B031A" w:rsidR="00156B78" w:rsidRDefault="00156B78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B91046A" w15:done="0"/>
  <w15:commentEx w15:paraId="2AFBA3AD" w15:done="0"/>
  <w15:commentEx w15:paraId="177C27CC" w15:done="0"/>
  <w15:commentEx w15:paraId="406D6917" w15:done="0"/>
  <w15:commentEx w15:paraId="2003102D" w15:paraIdParent="406D6917" w15:done="0"/>
  <w15:commentEx w15:paraId="6126818B" w15:done="0"/>
  <w15:commentEx w15:paraId="19184D46" w15:paraIdParent="6126818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185A87E3" w16cex:dateUtc="2020-11-23T14:27:00Z"/>
  <w16cex:commentExtensible w16cex:durableId="16B74AA1" w16cex:dateUtc="2020-11-23T15:38:00Z"/>
  <w16cex:commentExtensible w16cex:durableId="024FA667" w16cex:dateUtc="2020-11-23T16:02:00Z"/>
  <w16cex:commentExtensible w16cex:durableId="3609A85C" w16cex:dateUtc="2020-11-23T19:48:00Z"/>
  <w16cex:commentExtensible w16cex:durableId="23685ADA" w16cex:dateUtc="2020-11-24T20:23:00Z"/>
  <w16cex:commentExtensible w16cex:durableId="78029A1D" w16cex:dateUtc="2020-11-23T19:45:00Z"/>
  <w16cex:commentExtensible w16cex:durableId="170F7568" w16cex:dateUtc="2020-11-23T20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B91046A" w16cid:durableId="185A87E3"/>
  <w16cid:commentId w16cid:paraId="2AFBA3AD" w16cid:durableId="16B74AA1"/>
  <w16cid:commentId w16cid:paraId="177C27CC" w16cid:durableId="024FA667"/>
  <w16cid:commentId w16cid:paraId="406D6917" w16cid:durableId="3609A85C"/>
  <w16cid:commentId w16cid:paraId="2003102D" w16cid:durableId="23685ADA"/>
  <w16cid:commentId w16cid:paraId="6126818B" w16cid:durableId="78029A1D"/>
  <w16cid:commentId w16cid:paraId="19184D46" w16cid:durableId="170F756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6D14FC" w14:textId="77777777" w:rsidR="00156B78" w:rsidRDefault="00156B78">
      <w:pPr>
        <w:spacing w:after="0" w:line="240" w:lineRule="auto"/>
      </w:pPr>
      <w:r>
        <w:separator/>
      </w:r>
    </w:p>
  </w:endnote>
  <w:endnote w:type="continuationSeparator" w:id="0">
    <w:p w14:paraId="667FCA41" w14:textId="77777777" w:rsidR="00156B78" w:rsidRDefault="00156B78">
      <w:pPr>
        <w:spacing w:after="0" w:line="240" w:lineRule="auto"/>
      </w:pPr>
      <w:r>
        <w:continuationSeparator/>
      </w:r>
    </w:p>
  </w:endnote>
  <w:endnote w:type="continuationNotice" w:id="1">
    <w:p w14:paraId="55A1E3E6" w14:textId="77777777" w:rsidR="00156B78" w:rsidRDefault="00156B7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318353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34492B" w14:textId="254754D3" w:rsidR="00156B78" w:rsidRDefault="00156B7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7BC352" w14:textId="77777777" w:rsidR="00156B78" w:rsidRDefault="00156B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905A16" w14:textId="77777777" w:rsidR="00156B78" w:rsidRDefault="00156B78">
      <w:pPr>
        <w:spacing w:after="0" w:line="240" w:lineRule="auto"/>
      </w:pPr>
      <w:r>
        <w:separator/>
      </w:r>
    </w:p>
  </w:footnote>
  <w:footnote w:type="continuationSeparator" w:id="0">
    <w:p w14:paraId="099B1229" w14:textId="77777777" w:rsidR="00156B78" w:rsidRDefault="00156B78">
      <w:pPr>
        <w:spacing w:after="0" w:line="240" w:lineRule="auto"/>
      </w:pPr>
      <w:r>
        <w:continuationSeparator/>
      </w:r>
    </w:p>
  </w:footnote>
  <w:footnote w:type="continuationNotice" w:id="1">
    <w:p w14:paraId="3505860B" w14:textId="77777777" w:rsidR="00156B78" w:rsidRDefault="00156B7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2D3008" w14:textId="53C6412A" w:rsidR="00156B78" w:rsidRDefault="00156B78" w:rsidP="26464CA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1548D9F7" wp14:editId="108EEB7E">
              <wp:simplePos x="0" y="0"/>
              <wp:positionH relativeFrom="page">
                <wp:posOffset>488169</wp:posOffset>
              </wp:positionH>
              <wp:positionV relativeFrom="topMargin">
                <wp:align>bottom</wp:align>
              </wp:positionV>
              <wp:extent cx="3425483" cy="532435"/>
              <wp:effectExtent l="0" t="0" r="3810" b="127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25483" cy="532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69BAFC" w14:textId="77777777" w:rsidR="00156B78" w:rsidRDefault="00156B78" w:rsidP="004C4379">
                          <w:pPr>
                            <w:spacing w:before="12"/>
                            <w:ind w:left="20"/>
                            <w:rPr>
                              <w:rFonts w:ascii="Times New Roman" w:hAnsi="Times New Roman" w:cs="Times New Roman"/>
                              <w:szCs w:val="24"/>
                            </w:rPr>
                          </w:pPr>
                          <w:r w:rsidRPr="00F1664E">
                            <w:rPr>
                              <w:rFonts w:ascii="Times New Roman" w:hAnsi="Times New Roman" w:cs="Times New Roman"/>
                              <w:szCs w:val="24"/>
                            </w:rPr>
                            <w:t>CZ2002- Object Oriented Design &amp; Programming</w:t>
                          </w:r>
                        </w:p>
                        <w:p w14:paraId="2B78817A" w14:textId="5D12018A" w:rsidR="00156B78" w:rsidRPr="00F1664E" w:rsidRDefault="00156B78" w:rsidP="004C4379">
                          <w:pPr>
                            <w:spacing w:before="12"/>
                            <w:ind w:left="20"/>
                            <w:rPr>
                              <w:rFonts w:ascii="Times New Roman" w:hAnsi="Times New Roman" w:cs="Times New Roman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Cs w:val="24"/>
                            </w:rPr>
                            <w:t>SE3 - Group 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48D9F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38.45pt;margin-top:0;width:269.7pt;height:41.9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bottom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" filled="f" stroked="f">
              <v:textbox inset="0,0,0,0">
                <w:txbxContent>
                  <w:p w14:paraId="5669BAFC" w14:textId="77777777" w:rsidR="00156B78" w:rsidRDefault="00156B78" w:rsidP="004C4379">
                    <w:pPr>
                      <w:spacing w:before="12"/>
                      <w:ind w:left="20"/>
                      <w:rPr>
                        <w:rFonts w:ascii="Times New Roman" w:hAnsi="Times New Roman" w:cs="Times New Roman"/>
                        <w:szCs w:val="24"/>
                      </w:rPr>
                    </w:pPr>
                    <w:r w:rsidRPr="00F1664E">
                      <w:rPr>
                        <w:rFonts w:ascii="Times New Roman" w:hAnsi="Times New Roman" w:cs="Times New Roman"/>
                        <w:szCs w:val="24"/>
                      </w:rPr>
                      <w:t>CZ2002- Object Oriented Design &amp; Programming</w:t>
                    </w:r>
                  </w:p>
                  <w:p w14:paraId="2B78817A" w14:textId="5D12018A" w:rsidR="00156B78" w:rsidRPr="00F1664E" w:rsidRDefault="00156B78" w:rsidP="004C4379">
                    <w:pPr>
                      <w:spacing w:before="12"/>
                      <w:ind w:left="20"/>
                      <w:rPr>
                        <w:rFonts w:ascii="Times New Roman" w:hAnsi="Times New Roman" w:cs="Times New Roman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Cs w:val="24"/>
                      </w:rPr>
                      <w:t>SE3 - Group 7</w:t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C7707"/>
    <w:multiLevelType w:val="hybridMultilevel"/>
    <w:tmpl w:val="FFFFFFFF"/>
    <w:lvl w:ilvl="0" w:tplc="4E36FE0E">
      <w:start w:val="1"/>
      <w:numFmt w:val="decimal"/>
      <w:lvlText w:val="%1."/>
      <w:lvlJc w:val="left"/>
      <w:pPr>
        <w:ind w:left="720" w:hanging="360"/>
      </w:pPr>
    </w:lvl>
    <w:lvl w:ilvl="1" w:tplc="142C512C">
      <w:start w:val="1"/>
      <w:numFmt w:val="lowerLetter"/>
      <w:lvlText w:val="%2."/>
      <w:lvlJc w:val="left"/>
      <w:pPr>
        <w:ind w:left="1440" w:hanging="360"/>
      </w:pPr>
    </w:lvl>
    <w:lvl w:ilvl="2" w:tplc="9A44D070">
      <w:start w:val="1"/>
      <w:numFmt w:val="lowerRoman"/>
      <w:lvlText w:val="%3."/>
      <w:lvlJc w:val="right"/>
      <w:pPr>
        <w:ind w:left="2160" w:hanging="180"/>
      </w:pPr>
    </w:lvl>
    <w:lvl w:ilvl="3" w:tplc="EE5852BE">
      <w:start w:val="1"/>
      <w:numFmt w:val="decimal"/>
      <w:lvlText w:val="%4."/>
      <w:lvlJc w:val="left"/>
      <w:pPr>
        <w:ind w:left="2880" w:hanging="360"/>
      </w:pPr>
    </w:lvl>
    <w:lvl w:ilvl="4" w:tplc="D2D61644">
      <w:start w:val="1"/>
      <w:numFmt w:val="lowerLetter"/>
      <w:lvlText w:val="%5."/>
      <w:lvlJc w:val="left"/>
      <w:pPr>
        <w:ind w:left="3600" w:hanging="360"/>
      </w:pPr>
    </w:lvl>
    <w:lvl w:ilvl="5" w:tplc="8D709416">
      <w:start w:val="1"/>
      <w:numFmt w:val="lowerRoman"/>
      <w:lvlText w:val="%6."/>
      <w:lvlJc w:val="right"/>
      <w:pPr>
        <w:ind w:left="4320" w:hanging="180"/>
      </w:pPr>
    </w:lvl>
    <w:lvl w:ilvl="6" w:tplc="89FAC2A0">
      <w:start w:val="1"/>
      <w:numFmt w:val="decimal"/>
      <w:lvlText w:val="%7."/>
      <w:lvlJc w:val="left"/>
      <w:pPr>
        <w:ind w:left="5040" w:hanging="360"/>
      </w:pPr>
    </w:lvl>
    <w:lvl w:ilvl="7" w:tplc="26D074FA">
      <w:start w:val="1"/>
      <w:numFmt w:val="lowerLetter"/>
      <w:lvlText w:val="%8."/>
      <w:lvlJc w:val="left"/>
      <w:pPr>
        <w:ind w:left="5760" w:hanging="360"/>
      </w:pPr>
    </w:lvl>
    <w:lvl w:ilvl="8" w:tplc="38F8E78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863E7A"/>
    <w:multiLevelType w:val="hybridMultilevel"/>
    <w:tmpl w:val="0F56A886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7607CD"/>
    <w:multiLevelType w:val="hybridMultilevel"/>
    <w:tmpl w:val="EFF66F68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C695AE0"/>
    <w:multiLevelType w:val="hybridMultilevel"/>
    <w:tmpl w:val="15C23C3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2B588B"/>
    <w:multiLevelType w:val="hybridMultilevel"/>
    <w:tmpl w:val="4120EBF2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1BE57BE"/>
    <w:multiLevelType w:val="hybridMultilevel"/>
    <w:tmpl w:val="A894DDFC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5A6406B"/>
    <w:multiLevelType w:val="hybridMultilevel"/>
    <w:tmpl w:val="967EE592"/>
    <w:lvl w:ilvl="0" w:tplc="C6BC9E04">
      <w:start w:val="1"/>
      <w:numFmt w:val="lowerRoman"/>
      <w:lvlText w:val="(%1)"/>
      <w:lvlJc w:val="left"/>
      <w:pPr>
        <w:ind w:left="825" w:hanging="360"/>
      </w:pPr>
      <w:rPr>
        <w:rFonts w:ascii="Times New Roman" w:eastAsia="Times New Roman" w:hAnsi="Times New Roman" w:cs="Times New Roman" w:hint="default"/>
        <w:spacing w:val="-1"/>
        <w:w w:val="99"/>
        <w:sz w:val="20"/>
        <w:szCs w:val="20"/>
        <w:lang w:val="en-US" w:eastAsia="en-US" w:bidi="ar-SA"/>
      </w:rPr>
    </w:lvl>
    <w:lvl w:ilvl="1" w:tplc="8918CB0E">
      <w:numFmt w:val="bullet"/>
      <w:lvlText w:val="•"/>
      <w:lvlJc w:val="left"/>
      <w:pPr>
        <w:ind w:left="1079" w:hanging="360"/>
      </w:pPr>
      <w:rPr>
        <w:rFonts w:hint="default"/>
        <w:lang w:val="en-US" w:eastAsia="en-US" w:bidi="ar-SA"/>
      </w:rPr>
    </w:lvl>
    <w:lvl w:ilvl="2" w:tplc="8EDC31D4">
      <w:numFmt w:val="bullet"/>
      <w:lvlText w:val="•"/>
      <w:lvlJc w:val="left"/>
      <w:pPr>
        <w:ind w:left="1338" w:hanging="360"/>
      </w:pPr>
      <w:rPr>
        <w:rFonts w:hint="default"/>
        <w:lang w:val="en-US" w:eastAsia="en-US" w:bidi="ar-SA"/>
      </w:rPr>
    </w:lvl>
    <w:lvl w:ilvl="3" w:tplc="1E680304">
      <w:numFmt w:val="bullet"/>
      <w:lvlText w:val="•"/>
      <w:lvlJc w:val="left"/>
      <w:pPr>
        <w:ind w:left="1597" w:hanging="360"/>
      </w:pPr>
      <w:rPr>
        <w:rFonts w:hint="default"/>
        <w:lang w:val="en-US" w:eastAsia="en-US" w:bidi="ar-SA"/>
      </w:rPr>
    </w:lvl>
    <w:lvl w:ilvl="4" w:tplc="E9F60AEC">
      <w:numFmt w:val="bullet"/>
      <w:lvlText w:val="•"/>
      <w:lvlJc w:val="left"/>
      <w:pPr>
        <w:ind w:left="1856" w:hanging="360"/>
      </w:pPr>
      <w:rPr>
        <w:rFonts w:hint="default"/>
        <w:lang w:val="en-US" w:eastAsia="en-US" w:bidi="ar-SA"/>
      </w:rPr>
    </w:lvl>
    <w:lvl w:ilvl="5" w:tplc="76F87AAE">
      <w:numFmt w:val="bullet"/>
      <w:lvlText w:val="•"/>
      <w:lvlJc w:val="left"/>
      <w:pPr>
        <w:ind w:left="2115" w:hanging="360"/>
      </w:pPr>
      <w:rPr>
        <w:rFonts w:hint="default"/>
        <w:lang w:val="en-US" w:eastAsia="en-US" w:bidi="ar-SA"/>
      </w:rPr>
    </w:lvl>
    <w:lvl w:ilvl="6" w:tplc="CB9495A6">
      <w:numFmt w:val="bullet"/>
      <w:lvlText w:val="•"/>
      <w:lvlJc w:val="left"/>
      <w:pPr>
        <w:ind w:left="2374" w:hanging="360"/>
      </w:pPr>
      <w:rPr>
        <w:rFonts w:hint="default"/>
        <w:lang w:val="en-US" w:eastAsia="en-US" w:bidi="ar-SA"/>
      </w:rPr>
    </w:lvl>
    <w:lvl w:ilvl="7" w:tplc="B0BEE6DC">
      <w:numFmt w:val="bullet"/>
      <w:lvlText w:val="•"/>
      <w:lvlJc w:val="left"/>
      <w:pPr>
        <w:ind w:left="2633" w:hanging="360"/>
      </w:pPr>
      <w:rPr>
        <w:rFonts w:hint="default"/>
        <w:lang w:val="en-US" w:eastAsia="en-US" w:bidi="ar-SA"/>
      </w:rPr>
    </w:lvl>
    <w:lvl w:ilvl="8" w:tplc="0DCA7294">
      <w:numFmt w:val="bullet"/>
      <w:lvlText w:val="•"/>
      <w:lvlJc w:val="left"/>
      <w:pPr>
        <w:ind w:left="289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41504BF"/>
    <w:multiLevelType w:val="hybridMultilevel"/>
    <w:tmpl w:val="91C26C8C"/>
    <w:lvl w:ilvl="0" w:tplc="AA46C44E">
      <w:start w:val="1"/>
      <w:numFmt w:val="decimal"/>
      <w:lvlText w:val="%1."/>
      <w:lvlJc w:val="left"/>
      <w:pPr>
        <w:ind w:left="720" w:hanging="360"/>
      </w:pPr>
    </w:lvl>
    <w:lvl w:ilvl="1" w:tplc="6F2C4720">
      <w:start w:val="1"/>
      <w:numFmt w:val="lowerLetter"/>
      <w:lvlText w:val="%2."/>
      <w:lvlJc w:val="left"/>
      <w:pPr>
        <w:ind w:left="1440" w:hanging="360"/>
      </w:pPr>
    </w:lvl>
    <w:lvl w:ilvl="2" w:tplc="2B9E9DE2">
      <w:start w:val="1"/>
      <w:numFmt w:val="lowerRoman"/>
      <w:lvlText w:val="%3."/>
      <w:lvlJc w:val="right"/>
      <w:pPr>
        <w:ind w:left="2160" w:hanging="180"/>
      </w:pPr>
    </w:lvl>
    <w:lvl w:ilvl="3" w:tplc="8B1C360C">
      <w:start w:val="1"/>
      <w:numFmt w:val="decimal"/>
      <w:lvlText w:val="%4."/>
      <w:lvlJc w:val="left"/>
      <w:pPr>
        <w:ind w:left="2880" w:hanging="360"/>
      </w:pPr>
    </w:lvl>
    <w:lvl w:ilvl="4" w:tplc="D35E66D8">
      <w:start w:val="1"/>
      <w:numFmt w:val="lowerLetter"/>
      <w:lvlText w:val="%5."/>
      <w:lvlJc w:val="left"/>
      <w:pPr>
        <w:ind w:left="3600" w:hanging="360"/>
      </w:pPr>
    </w:lvl>
    <w:lvl w:ilvl="5" w:tplc="0674EF9A">
      <w:start w:val="1"/>
      <w:numFmt w:val="lowerRoman"/>
      <w:lvlText w:val="%6."/>
      <w:lvlJc w:val="right"/>
      <w:pPr>
        <w:ind w:left="4320" w:hanging="180"/>
      </w:pPr>
    </w:lvl>
    <w:lvl w:ilvl="6" w:tplc="8CD69174">
      <w:start w:val="1"/>
      <w:numFmt w:val="decimal"/>
      <w:lvlText w:val="%7."/>
      <w:lvlJc w:val="left"/>
      <w:pPr>
        <w:ind w:left="5040" w:hanging="360"/>
      </w:pPr>
    </w:lvl>
    <w:lvl w:ilvl="7" w:tplc="AC70F3C4">
      <w:start w:val="1"/>
      <w:numFmt w:val="lowerLetter"/>
      <w:lvlText w:val="%8."/>
      <w:lvlJc w:val="left"/>
      <w:pPr>
        <w:ind w:left="5760" w:hanging="360"/>
      </w:pPr>
    </w:lvl>
    <w:lvl w:ilvl="8" w:tplc="69C8AB6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220D4C"/>
    <w:multiLevelType w:val="hybridMultilevel"/>
    <w:tmpl w:val="7C9E5B82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1B64215"/>
    <w:multiLevelType w:val="hybridMultilevel"/>
    <w:tmpl w:val="B5F050F0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220A4C"/>
    <w:multiLevelType w:val="hybridMultilevel"/>
    <w:tmpl w:val="755602FA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9634230"/>
    <w:multiLevelType w:val="hybridMultilevel"/>
    <w:tmpl w:val="4434EC1E"/>
    <w:lvl w:ilvl="0" w:tplc="78585E8A">
      <w:start w:val="1"/>
      <w:numFmt w:val="decimal"/>
      <w:lvlText w:val="%1."/>
      <w:lvlJc w:val="left"/>
      <w:pPr>
        <w:ind w:left="360" w:hanging="360"/>
      </w:pPr>
      <w:rPr>
        <w:rFonts w:eastAsiaTheme="minorHAnsi"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E5C164C"/>
    <w:multiLevelType w:val="hybridMultilevel"/>
    <w:tmpl w:val="9BCA0260"/>
    <w:lvl w:ilvl="0" w:tplc="8B887230">
      <w:start w:val="1"/>
      <w:numFmt w:val="lowerLetter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0F53573"/>
    <w:multiLevelType w:val="hybridMultilevel"/>
    <w:tmpl w:val="FFFFFFFF"/>
    <w:lvl w:ilvl="0" w:tplc="8F620F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263F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FE99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7803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CA03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24DC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9407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DE02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2653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075C2E"/>
    <w:multiLevelType w:val="hybridMultilevel"/>
    <w:tmpl w:val="1F740EA0"/>
    <w:lvl w:ilvl="0" w:tplc="73B8ED66">
      <w:start w:val="1"/>
      <w:numFmt w:val="upperRoman"/>
      <w:lvlText w:val="%1."/>
      <w:lvlJc w:val="left"/>
      <w:pPr>
        <w:ind w:left="401" w:hanging="262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en-US" w:eastAsia="en-US" w:bidi="ar-SA"/>
      </w:rPr>
    </w:lvl>
    <w:lvl w:ilvl="1" w:tplc="F182B128">
      <w:start w:val="1"/>
      <w:numFmt w:val="lowerLetter"/>
      <w:lvlText w:val="%2."/>
      <w:lvlJc w:val="left"/>
      <w:pPr>
        <w:ind w:left="560" w:hanging="421"/>
      </w:pPr>
      <w:rPr>
        <w:rFonts w:hint="default"/>
        <w:b/>
        <w:bCs/>
        <w:w w:val="100"/>
        <w:lang w:val="en-US" w:eastAsia="en-US" w:bidi="ar-SA"/>
      </w:rPr>
    </w:lvl>
    <w:lvl w:ilvl="2" w:tplc="B70CB5A4">
      <w:start w:val="1"/>
      <w:numFmt w:val="decimal"/>
      <w:lvlText w:val="%2.%3."/>
      <w:lvlJc w:val="left"/>
      <w:pPr>
        <w:ind w:left="987" w:hanging="421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3" w:tplc="E832491E">
      <w:numFmt w:val="bullet"/>
      <w:lvlText w:val="•"/>
      <w:lvlJc w:val="left"/>
      <w:pPr>
        <w:ind w:left="580" w:hanging="421"/>
      </w:pPr>
      <w:rPr>
        <w:rFonts w:hint="default"/>
        <w:lang w:val="en-US" w:eastAsia="en-US" w:bidi="ar-SA"/>
      </w:rPr>
    </w:lvl>
    <w:lvl w:ilvl="4" w:tplc="846A6882">
      <w:numFmt w:val="bullet"/>
      <w:lvlText w:val="•"/>
      <w:lvlJc w:val="left"/>
      <w:pPr>
        <w:ind w:left="700" w:hanging="421"/>
      </w:pPr>
      <w:rPr>
        <w:rFonts w:hint="default"/>
        <w:lang w:val="en-US" w:eastAsia="en-US" w:bidi="ar-SA"/>
      </w:rPr>
    </w:lvl>
    <w:lvl w:ilvl="5" w:tplc="9B164B7E">
      <w:numFmt w:val="bullet"/>
      <w:lvlText w:val="•"/>
      <w:lvlJc w:val="left"/>
      <w:pPr>
        <w:ind w:left="980" w:hanging="421"/>
      </w:pPr>
      <w:rPr>
        <w:rFonts w:hint="default"/>
        <w:lang w:val="en-US" w:eastAsia="en-US" w:bidi="ar-SA"/>
      </w:rPr>
    </w:lvl>
    <w:lvl w:ilvl="6" w:tplc="83A6EBB2">
      <w:numFmt w:val="bullet"/>
      <w:lvlText w:val="•"/>
      <w:lvlJc w:val="left"/>
      <w:pPr>
        <w:ind w:left="1000" w:hanging="421"/>
      </w:pPr>
      <w:rPr>
        <w:rFonts w:hint="default"/>
        <w:lang w:val="en-US" w:eastAsia="en-US" w:bidi="ar-SA"/>
      </w:rPr>
    </w:lvl>
    <w:lvl w:ilvl="7" w:tplc="90F8DDDE">
      <w:numFmt w:val="bullet"/>
      <w:lvlText w:val="•"/>
      <w:lvlJc w:val="left"/>
      <w:pPr>
        <w:ind w:left="3581" w:hanging="421"/>
      </w:pPr>
      <w:rPr>
        <w:rFonts w:hint="default"/>
        <w:lang w:val="en-US" w:eastAsia="en-US" w:bidi="ar-SA"/>
      </w:rPr>
    </w:lvl>
    <w:lvl w:ilvl="8" w:tplc="45CAEDD2">
      <w:numFmt w:val="bullet"/>
      <w:lvlText w:val="•"/>
      <w:lvlJc w:val="left"/>
      <w:pPr>
        <w:ind w:left="6162" w:hanging="421"/>
      </w:pPr>
      <w:rPr>
        <w:rFonts w:hint="default"/>
        <w:lang w:val="en-US" w:eastAsia="en-US" w:bidi="ar-SA"/>
      </w:rPr>
    </w:lvl>
  </w:abstractNum>
  <w:abstractNum w:abstractNumId="15" w15:restartNumberingAfterBreak="0">
    <w:nsid w:val="52444C3C"/>
    <w:multiLevelType w:val="hybridMultilevel"/>
    <w:tmpl w:val="D528F4A8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173497E"/>
    <w:multiLevelType w:val="hybridMultilevel"/>
    <w:tmpl w:val="727EBCF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1325C0B"/>
    <w:multiLevelType w:val="hybridMultilevel"/>
    <w:tmpl w:val="967EE592"/>
    <w:lvl w:ilvl="0" w:tplc="C6BC9E04">
      <w:start w:val="1"/>
      <w:numFmt w:val="lowerRoman"/>
      <w:lvlText w:val="(%1)"/>
      <w:lvlJc w:val="left"/>
      <w:pPr>
        <w:ind w:left="825" w:hanging="360"/>
      </w:pPr>
      <w:rPr>
        <w:rFonts w:ascii="Times New Roman" w:eastAsia="Times New Roman" w:hAnsi="Times New Roman" w:cs="Times New Roman" w:hint="default"/>
        <w:spacing w:val="-1"/>
        <w:w w:val="99"/>
        <w:sz w:val="20"/>
        <w:szCs w:val="20"/>
        <w:lang w:val="en-US" w:eastAsia="en-US" w:bidi="ar-SA"/>
      </w:rPr>
    </w:lvl>
    <w:lvl w:ilvl="1" w:tplc="8918CB0E">
      <w:numFmt w:val="bullet"/>
      <w:lvlText w:val="•"/>
      <w:lvlJc w:val="left"/>
      <w:pPr>
        <w:ind w:left="1079" w:hanging="360"/>
      </w:pPr>
      <w:rPr>
        <w:rFonts w:hint="default"/>
        <w:lang w:val="en-US" w:eastAsia="en-US" w:bidi="ar-SA"/>
      </w:rPr>
    </w:lvl>
    <w:lvl w:ilvl="2" w:tplc="8EDC31D4">
      <w:numFmt w:val="bullet"/>
      <w:lvlText w:val="•"/>
      <w:lvlJc w:val="left"/>
      <w:pPr>
        <w:ind w:left="1338" w:hanging="360"/>
      </w:pPr>
      <w:rPr>
        <w:rFonts w:hint="default"/>
        <w:lang w:val="en-US" w:eastAsia="en-US" w:bidi="ar-SA"/>
      </w:rPr>
    </w:lvl>
    <w:lvl w:ilvl="3" w:tplc="1E680304">
      <w:numFmt w:val="bullet"/>
      <w:lvlText w:val="•"/>
      <w:lvlJc w:val="left"/>
      <w:pPr>
        <w:ind w:left="1597" w:hanging="360"/>
      </w:pPr>
      <w:rPr>
        <w:rFonts w:hint="default"/>
        <w:lang w:val="en-US" w:eastAsia="en-US" w:bidi="ar-SA"/>
      </w:rPr>
    </w:lvl>
    <w:lvl w:ilvl="4" w:tplc="E9F60AEC">
      <w:numFmt w:val="bullet"/>
      <w:lvlText w:val="•"/>
      <w:lvlJc w:val="left"/>
      <w:pPr>
        <w:ind w:left="1856" w:hanging="360"/>
      </w:pPr>
      <w:rPr>
        <w:rFonts w:hint="default"/>
        <w:lang w:val="en-US" w:eastAsia="en-US" w:bidi="ar-SA"/>
      </w:rPr>
    </w:lvl>
    <w:lvl w:ilvl="5" w:tplc="76F87AAE">
      <w:numFmt w:val="bullet"/>
      <w:lvlText w:val="•"/>
      <w:lvlJc w:val="left"/>
      <w:pPr>
        <w:ind w:left="2115" w:hanging="360"/>
      </w:pPr>
      <w:rPr>
        <w:rFonts w:hint="default"/>
        <w:lang w:val="en-US" w:eastAsia="en-US" w:bidi="ar-SA"/>
      </w:rPr>
    </w:lvl>
    <w:lvl w:ilvl="6" w:tplc="CB9495A6">
      <w:numFmt w:val="bullet"/>
      <w:lvlText w:val="•"/>
      <w:lvlJc w:val="left"/>
      <w:pPr>
        <w:ind w:left="2374" w:hanging="360"/>
      </w:pPr>
      <w:rPr>
        <w:rFonts w:hint="default"/>
        <w:lang w:val="en-US" w:eastAsia="en-US" w:bidi="ar-SA"/>
      </w:rPr>
    </w:lvl>
    <w:lvl w:ilvl="7" w:tplc="B0BEE6DC">
      <w:numFmt w:val="bullet"/>
      <w:lvlText w:val="•"/>
      <w:lvlJc w:val="left"/>
      <w:pPr>
        <w:ind w:left="2633" w:hanging="360"/>
      </w:pPr>
      <w:rPr>
        <w:rFonts w:hint="default"/>
        <w:lang w:val="en-US" w:eastAsia="en-US" w:bidi="ar-SA"/>
      </w:rPr>
    </w:lvl>
    <w:lvl w:ilvl="8" w:tplc="0DCA7294">
      <w:numFmt w:val="bullet"/>
      <w:lvlText w:val="•"/>
      <w:lvlJc w:val="left"/>
      <w:pPr>
        <w:ind w:left="2892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71C142BA"/>
    <w:multiLevelType w:val="hybridMultilevel"/>
    <w:tmpl w:val="C3621A76"/>
    <w:lvl w:ilvl="0" w:tplc="4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1D357D"/>
    <w:multiLevelType w:val="hybridMultilevel"/>
    <w:tmpl w:val="54525BC0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9127835"/>
    <w:multiLevelType w:val="hybridMultilevel"/>
    <w:tmpl w:val="D1425F82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E1411C9"/>
    <w:multiLevelType w:val="hybridMultilevel"/>
    <w:tmpl w:val="0F70A2DA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14"/>
  </w:num>
  <w:num w:numId="4">
    <w:abstractNumId w:val="18"/>
  </w:num>
  <w:num w:numId="5">
    <w:abstractNumId w:val="12"/>
  </w:num>
  <w:num w:numId="6">
    <w:abstractNumId w:val="3"/>
  </w:num>
  <w:num w:numId="7">
    <w:abstractNumId w:val="13"/>
  </w:num>
  <w:num w:numId="8">
    <w:abstractNumId w:val="11"/>
  </w:num>
  <w:num w:numId="9">
    <w:abstractNumId w:val="17"/>
  </w:num>
  <w:num w:numId="10">
    <w:abstractNumId w:val="1"/>
  </w:num>
  <w:num w:numId="11">
    <w:abstractNumId w:val="20"/>
  </w:num>
  <w:num w:numId="12">
    <w:abstractNumId w:val="4"/>
  </w:num>
  <w:num w:numId="13">
    <w:abstractNumId w:val="16"/>
  </w:num>
  <w:num w:numId="14">
    <w:abstractNumId w:val="8"/>
  </w:num>
  <w:num w:numId="15">
    <w:abstractNumId w:val="10"/>
  </w:num>
  <w:num w:numId="16">
    <w:abstractNumId w:val="5"/>
  </w:num>
  <w:num w:numId="17">
    <w:abstractNumId w:val="19"/>
  </w:num>
  <w:num w:numId="18">
    <w:abstractNumId w:val="15"/>
  </w:num>
  <w:num w:numId="19">
    <w:abstractNumId w:val="21"/>
  </w:num>
  <w:num w:numId="20">
    <w:abstractNumId w:val="9"/>
  </w:num>
  <w:num w:numId="21">
    <w:abstractNumId w:val="2"/>
  </w:num>
  <w:num w:numId="22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#WILBERT JOHAN#">
    <w15:presenceInfo w15:providerId="None" w15:userId="#WILBERT JOHAN#"/>
  </w15:person>
  <w15:person w15:author="#SURAWAR SANATH SACHIN#">
    <w15:presenceInfo w15:providerId="AD" w15:userId="S::sura0007@e.ntu.edu.sg::7edf6a45-bc26-414e-8d55-803e0f1347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13018C7"/>
    <w:rsid w:val="00011660"/>
    <w:rsid w:val="00013DD7"/>
    <w:rsid w:val="00016D5A"/>
    <w:rsid w:val="000226F2"/>
    <w:rsid w:val="00025288"/>
    <w:rsid w:val="000255C1"/>
    <w:rsid w:val="00025FD3"/>
    <w:rsid w:val="0002660F"/>
    <w:rsid w:val="00033906"/>
    <w:rsid w:val="0003446C"/>
    <w:rsid w:val="0003533A"/>
    <w:rsid w:val="00035C00"/>
    <w:rsid w:val="00036B6D"/>
    <w:rsid w:val="00037A42"/>
    <w:rsid w:val="00041386"/>
    <w:rsid w:val="00043D2D"/>
    <w:rsid w:val="0005143D"/>
    <w:rsid w:val="0005519E"/>
    <w:rsid w:val="00055C5A"/>
    <w:rsid w:val="00061826"/>
    <w:rsid w:val="00063009"/>
    <w:rsid w:val="000633CD"/>
    <w:rsid w:val="00070103"/>
    <w:rsid w:val="000747B2"/>
    <w:rsid w:val="0007511A"/>
    <w:rsid w:val="00081CBF"/>
    <w:rsid w:val="00081E4D"/>
    <w:rsid w:val="00083CE8"/>
    <w:rsid w:val="000851CC"/>
    <w:rsid w:val="00092EBC"/>
    <w:rsid w:val="000A2531"/>
    <w:rsid w:val="000A7BBC"/>
    <w:rsid w:val="000B1575"/>
    <w:rsid w:val="000B3535"/>
    <w:rsid w:val="000B5672"/>
    <w:rsid w:val="000B60D7"/>
    <w:rsid w:val="000B7648"/>
    <w:rsid w:val="000C10CC"/>
    <w:rsid w:val="000C2A30"/>
    <w:rsid w:val="000C2D8F"/>
    <w:rsid w:val="000D1343"/>
    <w:rsid w:val="000D5409"/>
    <w:rsid w:val="000E0C60"/>
    <w:rsid w:val="000E2E97"/>
    <w:rsid w:val="000F4783"/>
    <w:rsid w:val="000F6F9F"/>
    <w:rsid w:val="00106E17"/>
    <w:rsid w:val="00107625"/>
    <w:rsid w:val="001250C9"/>
    <w:rsid w:val="00130332"/>
    <w:rsid w:val="001313FB"/>
    <w:rsid w:val="00131C7A"/>
    <w:rsid w:val="00133430"/>
    <w:rsid w:val="00134334"/>
    <w:rsid w:val="00136C1A"/>
    <w:rsid w:val="00140254"/>
    <w:rsid w:val="00140D9D"/>
    <w:rsid w:val="0014441E"/>
    <w:rsid w:val="0014500A"/>
    <w:rsid w:val="00146E24"/>
    <w:rsid w:val="00150585"/>
    <w:rsid w:val="00156B78"/>
    <w:rsid w:val="001576AB"/>
    <w:rsid w:val="00161F65"/>
    <w:rsid w:val="001629F1"/>
    <w:rsid w:val="00170089"/>
    <w:rsid w:val="00171306"/>
    <w:rsid w:val="0017660C"/>
    <w:rsid w:val="00180910"/>
    <w:rsid w:val="00180A9B"/>
    <w:rsid w:val="00181EB1"/>
    <w:rsid w:val="0018366C"/>
    <w:rsid w:val="0018557C"/>
    <w:rsid w:val="0019530F"/>
    <w:rsid w:val="00197996"/>
    <w:rsid w:val="001B4626"/>
    <w:rsid w:val="001B7AD8"/>
    <w:rsid w:val="001C03FE"/>
    <w:rsid w:val="001C0625"/>
    <w:rsid w:val="001C13F7"/>
    <w:rsid w:val="001C260E"/>
    <w:rsid w:val="001D5F6D"/>
    <w:rsid w:val="001DAC6F"/>
    <w:rsid w:val="001E7D8C"/>
    <w:rsid w:val="001EB91F"/>
    <w:rsid w:val="001F0329"/>
    <w:rsid w:val="001F2546"/>
    <w:rsid w:val="00200C71"/>
    <w:rsid w:val="0020184F"/>
    <w:rsid w:val="00203C63"/>
    <w:rsid w:val="0020454D"/>
    <w:rsid w:val="00211FC5"/>
    <w:rsid w:val="00224D08"/>
    <w:rsid w:val="00224E6D"/>
    <w:rsid w:val="00233A7C"/>
    <w:rsid w:val="00233D55"/>
    <w:rsid w:val="002413FB"/>
    <w:rsid w:val="00243603"/>
    <w:rsid w:val="00251235"/>
    <w:rsid w:val="00256316"/>
    <w:rsid w:val="002565CF"/>
    <w:rsid w:val="0025668B"/>
    <w:rsid w:val="00257A36"/>
    <w:rsid w:val="00260F8B"/>
    <w:rsid w:val="00261405"/>
    <w:rsid w:val="00263F3A"/>
    <w:rsid w:val="0026502F"/>
    <w:rsid w:val="002711CD"/>
    <w:rsid w:val="00276A5D"/>
    <w:rsid w:val="002838D6"/>
    <w:rsid w:val="00284962"/>
    <w:rsid w:val="0029025B"/>
    <w:rsid w:val="002922BA"/>
    <w:rsid w:val="002A12B0"/>
    <w:rsid w:val="002A2D7C"/>
    <w:rsid w:val="002A5B9F"/>
    <w:rsid w:val="002A75EF"/>
    <w:rsid w:val="002B49F2"/>
    <w:rsid w:val="002B62C2"/>
    <w:rsid w:val="002B77CF"/>
    <w:rsid w:val="002B78E0"/>
    <w:rsid w:val="002B7D6C"/>
    <w:rsid w:val="002C0B18"/>
    <w:rsid w:val="002C13EF"/>
    <w:rsid w:val="002D0417"/>
    <w:rsid w:val="002D0C1E"/>
    <w:rsid w:val="002D1E36"/>
    <w:rsid w:val="002D4D81"/>
    <w:rsid w:val="002D5EFB"/>
    <w:rsid w:val="002E2FB3"/>
    <w:rsid w:val="002F2857"/>
    <w:rsid w:val="002F2A07"/>
    <w:rsid w:val="002F522D"/>
    <w:rsid w:val="00302144"/>
    <w:rsid w:val="00305936"/>
    <w:rsid w:val="0031088D"/>
    <w:rsid w:val="00312B5E"/>
    <w:rsid w:val="00313675"/>
    <w:rsid w:val="00314952"/>
    <w:rsid w:val="003206E8"/>
    <w:rsid w:val="00320AF1"/>
    <w:rsid w:val="00321D87"/>
    <w:rsid w:val="00325338"/>
    <w:rsid w:val="0032661E"/>
    <w:rsid w:val="00327A26"/>
    <w:rsid w:val="00330A85"/>
    <w:rsid w:val="00331452"/>
    <w:rsid w:val="00335E28"/>
    <w:rsid w:val="00336E63"/>
    <w:rsid w:val="00337D47"/>
    <w:rsid w:val="00342422"/>
    <w:rsid w:val="0034322B"/>
    <w:rsid w:val="003514FA"/>
    <w:rsid w:val="0035193A"/>
    <w:rsid w:val="00351D93"/>
    <w:rsid w:val="00355BFD"/>
    <w:rsid w:val="0036222B"/>
    <w:rsid w:val="00362731"/>
    <w:rsid w:val="00364E06"/>
    <w:rsid w:val="003703E3"/>
    <w:rsid w:val="00373773"/>
    <w:rsid w:val="003826E7"/>
    <w:rsid w:val="0039077F"/>
    <w:rsid w:val="00392BD0"/>
    <w:rsid w:val="00394BF0"/>
    <w:rsid w:val="0039568F"/>
    <w:rsid w:val="00395E2D"/>
    <w:rsid w:val="0039755D"/>
    <w:rsid w:val="003A126D"/>
    <w:rsid w:val="003A53DC"/>
    <w:rsid w:val="003A6672"/>
    <w:rsid w:val="003A721D"/>
    <w:rsid w:val="003B0182"/>
    <w:rsid w:val="003B05D2"/>
    <w:rsid w:val="003B3F17"/>
    <w:rsid w:val="003B699F"/>
    <w:rsid w:val="003C0773"/>
    <w:rsid w:val="003C4B39"/>
    <w:rsid w:val="003D6392"/>
    <w:rsid w:val="003E3D1F"/>
    <w:rsid w:val="003E4C84"/>
    <w:rsid w:val="003E73B0"/>
    <w:rsid w:val="003F42E7"/>
    <w:rsid w:val="0040427E"/>
    <w:rsid w:val="00412F8E"/>
    <w:rsid w:val="00413FFB"/>
    <w:rsid w:val="00415194"/>
    <w:rsid w:val="00416BF6"/>
    <w:rsid w:val="0042083A"/>
    <w:rsid w:val="00421C67"/>
    <w:rsid w:val="00433094"/>
    <w:rsid w:val="00434046"/>
    <w:rsid w:val="00435241"/>
    <w:rsid w:val="00435A26"/>
    <w:rsid w:val="00445D7C"/>
    <w:rsid w:val="004513D9"/>
    <w:rsid w:val="00451484"/>
    <w:rsid w:val="00453D61"/>
    <w:rsid w:val="00455E3F"/>
    <w:rsid w:val="00455F50"/>
    <w:rsid w:val="00471D61"/>
    <w:rsid w:val="00476C18"/>
    <w:rsid w:val="0048078D"/>
    <w:rsid w:val="004815AD"/>
    <w:rsid w:val="00481E7D"/>
    <w:rsid w:val="004859BA"/>
    <w:rsid w:val="0048741C"/>
    <w:rsid w:val="00494887"/>
    <w:rsid w:val="004970FC"/>
    <w:rsid w:val="004A42C1"/>
    <w:rsid w:val="004A66E5"/>
    <w:rsid w:val="004B1160"/>
    <w:rsid w:val="004B3866"/>
    <w:rsid w:val="004C066E"/>
    <w:rsid w:val="004C4379"/>
    <w:rsid w:val="004C493F"/>
    <w:rsid w:val="004D213A"/>
    <w:rsid w:val="004D2D2E"/>
    <w:rsid w:val="004D32E5"/>
    <w:rsid w:val="004D3C6F"/>
    <w:rsid w:val="004D5897"/>
    <w:rsid w:val="004D7555"/>
    <w:rsid w:val="004D7F13"/>
    <w:rsid w:val="004E2C8B"/>
    <w:rsid w:val="004E2FC5"/>
    <w:rsid w:val="004E61BF"/>
    <w:rsid w:val="004E7808"/>
    <w:rsid w:val="004E785A"/>
    <w:rsid w:val="004F349D"/>
    <w:rsid w:val="004F4E4D"/>
    <w:rsid w:val="004F54D2"/>
    <w:rsid w:val="004F5C9D"/>
    <w:rsid w:val="004F67B4"/>
    <w:rsid w:val="004F69AA"/>
    <w:rsid w:val="004F7C76"/>
    <w:rsid w:val="005062A1"/>
    <w:rsid w:val="00507689"/>
    <w:rsid w:val="005102C8"/>
    <w:rsid w:val="00514AA4"/>
    <w:rsid w:val="005218AB"/>
    <w:rsid w:val="00523D82"/>
    <w:rsid w:val="0052492A"/>
    <w:rsid w:val="005271EE"/>
    <w:rsid w:val="005302CD"/>
    <w:rsid w:val="005441C2"/>
    <w:rsid w:val="00545C09"/>
    <w:rsid w:val="00545E8E"/>
    <w:rsid w:val="00547C17"/>
    <w:rsid w:val="005549B5"/>
    <w:rsid w:val="00557437"/>
    <w:rsid w:val="00557B56"/>
    <w:rsid w:val="00557E0F"/>
    <w:rsid w:val="005607C2"/>
    <w:rsid w:val="00563519"/>
    <w:rsid w:val="005635B6"/>
    <w:rsid w:val="00565EDF"/>
    <w:rsid w:val="005662FE"/>
    <w:rsid w:val="00570E28"/>
    <w:rsid w:val="00573165"/>
    <w:rsid w:val="00575209"/>
    <w:rsid w:val="00576D02"/>
    <w:rsid w:val="00583A6E"/>
    <w:rsid w:val="00587414"/>
    <w:rsid w:val="0059297B"/>
    <w:rsid w:val="00592DAD"/>
    <w:rsid w:val="005B1ACC"/>
    <w:rsid w:val="005B6CE3"/>
    <w:rsid w:val="005B7050"/>
    <w:rsid w:val="005B73CE"/>
    <w:rsid w:val="005C4A48"/>
    <w:rsid w:val="005D06B3"/>
    <w:rsid w:val="005D0C70"/>
    <w:rsid w:val="005D5D0D"/>
    <w:rsid w:val="005D7A2E"/>
    <w:rsid w:val="005D7ED7"/>
    <w:rsid w:val="005E40E0"/>
    <w:rsid w:val="005E5124"/>
    <w:rsid w:val="005E7E0B"/>
    <w:rsid w:val="005F2660"/>
    <w:rsid w:val="00603D1A"/>
    <w:rsid w:val="0060495F"/>
    <w:rsid w:val="00604976"/>
    <w:rsid w:val="00615EFE"/>
    <w:rsid w:val="00623A33"/>
    <w:rsid w:val="00627255"/>
    <w:rsid w:val="006276BB"/>
    <w:rsid w:val="00630A1A"/>
    <w:rsid w:val="00631769"/>
    <w:rsid w:val="00633611"/>
    <w:rsid w:val="00633A2D"/>
    <w:rsid w:val="006342EF"/>
    <w:rsid w:val="006358FA"/>
    <w:rsid w:val="00636BCA"/>
    <w:rsid w:val="00643365"/>
    <w:rsid w:val="00643394"/>
    <w:rsid w:val="00645D2A"/>
    <w:rsid w:val="00650F7A"/>
    <w:rsid w:val="00653C6F"/>
    <w:rsid w:val="006558B7"/>
    <w:rsid w:val="006611C0"/>
    <w:rsid w:val="006618AE"/>
    <w:rsid w:val="00664E51"/>
    <w:rsid w:val="00665591"/>
    <w:rsid w:val="006678E6"/>
    <w:rsid w:val="006717F1"/>
    <w:rsid w:val="00672F59"/>
    <w:rsid w:val="006812FF"/>
    <w:rsid w:val="00683E87"/>
    <w:rsid w:val="00684AA3"/>
    <w:rsid w:val="00686E12"/>
    <w:rsid w:val="00694925"/>
    <w:rsid w:val="00694D74"/>
    <w:rsid w:val="00694F77"/>
    <w:rsid w:val="00695514"/>
    <w:rsid w:val="006A1D06"/>
    <w:rsid w:val="006A2FF9"/>
    <w:rsid w:val="006A61E2"/>
    <w:rsid w:val="006A63D6"/>
    <w:rsid w:val="006B3B12"/>
    <w:rsid w:val="006B4DC8"/>
    <w:rsid w:val="006B6AE2"/>
    <w:rsid w:val="006B6E2F"/>
    <w:rsid w:val="006B74F7"/>
    <w:rsid w:val="006B7656"/>
    <w:rsid w:val="006C1845"/>
    <w:rsid w:val="006C37DD"/>
    <w:rsid w:val="006C5650"/>
    <w:rsid w:val="006C5E72"/>
    <w:rsid w:val="006D00B3"/>
    <w:rsid w:val="006D2D3C"/>
    <w:rsid w:val="006D3F47"/>
    <w:rsid w:val="006D7630"/>
    <w:rsid w:val="006F03A9"/>
    <w:rsid w:val="006F1D56"/>
    <w:rsid w:val="006F2E39"/>
    <w:rsid w:val="006F2E3E"/>
    <w:rsid w:val="006F3B38"/>
    <w:rsid w:val="006F5040"/>
    <w:rsid w:val="006F7FA8"/>
    <w:rsid w:val="007002C6"/>
    <w:rsid w:val="00701A93"/>
    <w:rsid w:val="0070317C"/>
    <w:rsid w:val="0070508A"/>
    <w:rsid w:val="00706B57"/>
    <w:rsid w:val="00707672"/>
    <w:rsid w:val="007151E7"/>
    <w:rsid w:val="00717B97"/>
    <w:rsid w:val="00721EB1"/>
    <w:rsid w:val="007228F2"/>
    <w:rsid w:val="00724108"/>
    <w:rsid w:val="00727720"/>
    <w:rsid w:val="00730C1B"/>
    <w:rsid w:val="007414D1"/>
    <w:rsid w:val="00741E7A"/>
    <w:rsid w:val="00745014"/>
    <w:rsid w:val="00745B7B"/>
    <w:rsid w:val="00746F17"/>
    <w:rsid w:val="00747F04"/>
    <w:rsid w:val="00750EE0"/>
    <w:rsid w:val="00751B62"/>
    <w:rsid w:val="00753A80"/>
    <w:rsid w:val="00760606"/>
    <w:rsid w:val="00760E73"/>
    <w:rsid w:val="00761438"/>
    <w:rsid w:val="00761584"/>
    <w:rsid w:val="00762757"/>
    <w:rsid w:val="00770A0B"/>
    <w:rsid w:val="00780B80"/>
    <w:rsid w:val="00784331"/>
    <w:rsid w:val="0078539F"/>
    <w:rsid w:val="0079087E"/>
    <w:rsid w:val="00792254"/>
    <w:rsid w:val="00792516"/>
    <w:rsid w:val="0079556D"/>
    <w:rsid w:val="007A122A"/>
    <w:rsid w:val="007B1777"/>
    <w:rsid w:val="007C0FE9"/>
    <w:rsid w:val="007C18E0"/>
    <w:rsid w:val="007C323D"/>
    <w:rsid w:val="007D538C"/>
    <w:rsid w:val="007E56E1"/>
    <w:rsid w:val="007F2D52"/>
    <w:rsid w:val="007F4E75"/>
    <w:rsid w:val="007F52E7"/>
    <w:rsid w:val="007F732C"/>
    <w:rsid w:val="007F7679"/>
    <w:rsid w:val="008047D4"/>
    <w:rsid w:val="00805499"/>
    <w:rsid w:val="00807609"/>
    <w:rsid w:val="00807733"/>
    <w:rsid w:val="00810D01"/>
    <w:rsid w:val="0081639E"/>
    <w:rsid w:val="008170F2"/>
    <w:rsid w:val="008260A8"/>
    <w:rsid w:val="00841D7C"/>
    <w:rsid w:val="00852F5B"/>
    <w:rsid w:val="00854F30"/>
    <w:rsid w:val="00855A44"/>
    <w:rsid w:val="0086133A"/>
    <w:rsid w:val="00862C35"/>
    <w:rsid w:val="00863775"/>
    <w:rsid w:val="0086741E"/>
    <w:rsid w:val="00867CFB"/>
    <w:rsid w:val="008724A5"/>
    <w:rsid w:val="00890395"/>
    <w:rsid w:val="008909B1"/>
    <w:rsid w:val="00890F5B"/>
    <w:rsid w:val="00892D5E"/>
    <w:rsid w:val="0089606A"/>
    <w:rsid w:val="00897D03"/>
    <w:rsid w:val="008A1957"/>
    <w:rsid w:val="008A3AFE"/>
    <w:rsid w:val="008A44A7"/>
    <w:rsid w:val="008B3CEB"/>
    <w:rsid w:val="008B5245"/>
    <w:rsid w:val="008C1E06"/>
    <w:rsid w:val="008C6137"/>
    <w:rsid w:val="008D60E8"/>
    <w:rsid w:val="008E2AB4"/>
    <w:rsid w:val="008E4822"/>
    <w:rsid w:val="008E635A"/>
    <w:rsid w:val="008F1281"/>
    <w:rsid w:val="008F7AF5"/>
    <w:rsid w:val="00901CD3"/>
    <w:rsid w:val="00902486"/>
    <w:rsid w:val="00904658"/>
    <w:rsid w:val="00914111"/>
    <w:rsid w:val="00914D7A"/>
    <w:rsid w:val="00927929"/>
    <w:rsid w:val="00932EA3"/>
    <w:rsid w:val="0093615B"/>
    <w:rsid w:val="00937E00"/>
    <w:rsid w:val="00942E59"/>
    <w:rsid w:val="009430C7"/>
    <w:rsid w:val="0094536E"/>
    <w:rsid w:val="00946746"/>
    <w:rsid w:val="00946D54"/>
    <w:rsid w:val="00950336"/>
    <w:rsid w:val="00954E50"/>
    <w:rsid w:val="00955390"/>
    <w:rsid w:val="00955BC6"/>
    <w:rsid w:val="0097156C"/>
    <w:rsid w:val="0097401B"/>
    <w:rsid w:val="00976698"/>
    <w:rsid w:val="009770C3"/>
    <w:rsid w:val="00977538"/>
    <w:rsid w:val="00980585"/>
    <w:rsid w:val="00981529"/>
    <w:rsid w:val="00985C5C"/>
    <w:rsid w:val="009861C3"/>
    <w:rsid w:val="009A0880"/>
    <w:rsid w:val="009A205A"/>
    <w:rsid w:val="009B0EBB"/>
    <w:rsid w:val="009B1E25"/>
    <w:rsid w:val="009B5620"/>
    <w:rsid w:val="009B72D1"/>
    <w:rsid w:val="009B7953"/>
    <w:rsid w:val="009C3A55"/>
    <w:rsid w:val="009C52A9"/>
    <w:rsid w:val="009C65F0"/>
    <w:rsid w:val="009C71E9"/>
    <w:rsid w:val="009C7F36"/>
    <w:rsid w:val="009D476B"/>
    <w:rsid w:val="009D695F"/>
    <w:rsid w:val="009D7799"/>
    <w:rsid w:val="009E3980"/>
    <w:rsid w:val="009E3D06"/>
    <w:rsid w:val="009E4CEC"/>
    <w:rsid w:val="009E5D48"/>
    <w:rsid w:val="009F4504"/>
    <w:rsid w:val="009F5905"/>
    <w:rsid w:val="009F593A"/>
    <w:rsid w:val="009F5D2B"/>
    <w:rsid w:val="00A01380"/>
    <w:rsid w:val="00A10A39"/>
    <w:rsid w:val="00A10BE6"/>
    <w:rsid w:val="00A11F1B"/>
    <w:rsid w:val="00A22B6F"/>
    <w:rsid w:val="00A23ADE"/>
    <w:rsid w:val="00A3069A"/>
    <w:rsid w:val="00A359E7"/>
    <w:rsid w:val="00A50BF6"/>
    <w:rsid w:val="00A50CC5"/>
    <w:rsid w:val="00A53605"/>
    <w:rsid w:val="00A56A9C"/>
    <w:rsid w:val="00A600C0"/>
    <w:rsid w:val="00A64522"/>
    <w:rsid w:val="00A70201"/>
    <w:rsid w:val="00A81D97"/>
    <w:rsid w:val="00A8217A"/>
    <w:rsid w:val="00A83028"/>
    <w:rsid w:val="00A859A9"/>
    <w:rsid w:val="00AA22C7"/>
    <w:rsid w:val="00AA4846"/>
    <w:rsid w:val="00AA6676"/>
    <w:rsid w:val="00AB18B1"/>
    <w:rsid w:val="00AB261F"/>
    <w:rsid w:val="00AB2DF1"/>
    <w:rsid w:val="00AB3B6D"/>
    <w:rsid w:val="00AB4D28"/>
    <w:rsid w:val="00AC3C0C"/>
    <w:rsid w:val="00AC5700"/>
    <w:rsid w:val="00AC63BA"/>
    <w:rsid w:val="00AD2AD8"/>
    <w:rsid w:val="00AD5C1D"/>
    <w:rsid w:val="00AE26CA"/>
    <w:rsid w:val="00AE44E5"/>
    <w:rsid w:val="00AE5F05"/>
    <w:rsid w:val="00AF244A"/>
    <w:rsid w:val="00AF3315"/>
    <w:rsid w:val="00AF40C7"/>
    <w:rsid w:val="00AF528A"/>
    <w:rsid w:val="00AF7EA7"/>
    <w:rsid w:val="00B0277C"/>
    <w:rsid w:val="00B02B43"/>
    <w:rsid w:val="00B03FEC"/>
    <w:rsid w:val="00B04664"/>
    <w:rsid w:val="00B07063"/>
    <w:rsid w:val="00B121C2"/>
    <w:rsid w:val="00B1292C"/>
    <w:rsid w:val="00B12998"/>
    <w:rsid w:val="00B13EFA"/>
    <w:rsid w:val="00B1473C"/>
    <w:rsid w:val="00B175DF"/>
    <w:rsid w:val="00B2079C"/>
    <w:rsid w:val="00B20864"/>
    <w:rsid w:val="00B2196E"/>
    <w:rsid w:val="00B21B25"/>
    <w:rsid w:val="00B42CE2"/>
    <w:rsid w:val="00B43577"/>
    <w:rsid w:val="00B446EB"/>
    <w:rsid w:val="00B47112"/>
    <w:rsid w:val="00B4722A"/>
    <w:rsid w:val="00B52F0D"/>
    <w:rsid w:val="00B53DC7"/>
    <w:rsid w:val="00B53F4B"/>
    <w:rsid w:val="00B56E50"/>
    <w:rsid w:val="00B57553"/>
    <w:rsid w:val="00B57629"/>
    <w:rsid w:val="00B60103"/>
    <w:rsid w:val="00B61349"/>
    <w:rsid w:val="00B625AD"/>
    <w:rsid w:val="00B70EAF"/>
    <w:rsid w:val="00B73186"/>
    <w:rsid w:val="00B75706"/>
    <w:rsid w:val="00B836B8"/>
    <w:rsid w:val="00B84479"/>
    <w:rsid w:val="00B84CD0"/>
    <w:rsid w:val="00B85ED8"/>
    <w:rsid w:val="00B87445"/>
    <w:rsid w:val="00B91041"/>
    <w:rsid w:val="00B926A7"/>
    <w:rsid w:val="00B933C3"/>
    <w:rsid w:val="00B953D8"/>
    <w:rsid w:val="00BA5832"/>
    <w:rsid w:val="00BA7D9A"/>
    <w:rsid w:val="00BA7FB5"/>
    <w:rsid w:val="00BB03B9"/>
    <w:rsid w:val="00BB0422"/>
    <w:rsid w:val="00BB3171"/>
    <w:rsid w:val="00BB3821"/>
    <w:rsid w:val="00BB4104"/>
    <w:rsid w:val="00BB7873"/>
    <w:rsid w:val="00BD165E"/>
    <w:rsid w:val="00BD3760"/>
    <w:rsid w:val="00BD63BD"/>
    <w:rsid w:val="00BD6A05"/>
    <w:rsid w:val="00BD6E49"/>
    <w:rsid w:val="00BE3CEE"/>
    <w:rsid w:val="00BF4C95"/>
    <w:rsid w:val="00C031C6"/>
    <w:rsid w:val="00C05B5F"/>
    <w:rsid w:val="00C11DBA"/>
    <w:rsid w:val="00C1235F"/>
    <w:rsid w:val="00C179FC"/>
    <w:rsid w:val="00C17F13"/>
    <w:rsid w:val="00C30493"/>
    <w:rsid w:val="00C32327"/>
    <w:rsid w:val="00C35876"/>
    <w:rsid w:val="00C41B77"/>
    <w:rsid w:val="00C44590"/>
    <w:rsid w:val="00C44BB5"/>
    <w:rsid w:val="00C5681B"/>
    <w:rsid w:val="00C57D5D"/>
    <w:rsid w:val="00C678C3"/>
    <w:rsid w:val="00C7547B"/>
    <w:rsid w:val="00C813B0"/>
    <w:rsid w:val="00C84D15"/>
    <w:rsid w:val="00C85ABB"/>
    <w:rsid w:val="00C86ADF"/>
    <w:rsid w:val="00C86F2E"/>
    <w:rsid w:val="00C955B1"/>
    <w:rsid w:val="00C977E2"/>
    <w:rsid w:val="00CA216B"/>
    <w:rsid w:val="00CA2D08"/>
    <w:rsid w:val="00CA37A9"/>
    <w:rsid w:val="00CA66CE"/>
    <w:rsid w:val="00CA72CE"/>
    <w:rsid w:val="00CB03B4"/>
    <w:rsid w:val="00CB3C17"/>
    <w:rsid w:val="00CB5475"/>
    <w:rsid w:val="00CB6EAE"/>
    <w:rsid w:val="00CC203D"/>
    <w:rsid w:val="00CC40F6"/>
    <w:rsid w:val="00CC4D9B"/>
    <w:rsid w:val="00CC53EE"/>
    <w:rsid w:val="00CC7ADA"/>
    <w:rsid w:val="00CD2B52"/>
    <w:rsid w:val="00CD3EA8"/>
    <w:rsid w:val="00CE139E"/>
    <w:rsid w:val="00CE2AE6"/>
    <w:rsid w:val="00CF142B"/>
    <w:rsid w:val="00D07512"/>
    <w:rsid w:val="00D140B2"/>
    <w:rsid w:val="00D14C28"/>
    <w:rsid w:val="00D1621A"/>
    <w:rsid w:val="00D16B2C"/>
    <w:rsid w:val="00D17B28"/>
    <w:rsid w:val="00D24847"/>
    <w:rsid w:val="00D25ACE"/>
    <w:rsid w:val="00D34B29"/>
    <w:rsid w:val="00D43C86"/>
    <w:rsid w:val="00D448EB"/>
    <w:rsid w:val="00D463DC"/>
    <w:rsid w:val="00D4707B"/>
    <w:rsid w:val="00D571AC"/>
    <w:rsid w:val="00D6024F"/>
    <w:rsid w:val="00D63A80"/>
    <w:rsid w:val="00D651A7"/>
    <w:rsid w:val="00D70958"/>
    <w:rsid w:val="00D76741"/>
    <w:rsid w:val="00D8247A"/>
    <w:rsid w:val="00D8479B"/>
    <w:rsid w:val="00D84D98"/>
    <w:rsid w:val="00D87EA6"/>
    <w:rsid w:val="00D92742"/>
    <w:rsid w:val="00D97BC2"/>
    <w:rsid w:val="00DA2AB4"/>
    <w:rsid w:val="00DA584A"/>
    <w:rsid w:val="00DB14AE"/>
    <w:rsid w:val="00DB5197"/>
    <w:rsid w:val="00DB634A"/>
    <w:rsid w:val="00DC04BB"/>
    <w:rsid w:val="00DC14B1"/>
    <w:rsid w:val="00DC3B1D"/>
    <w:rsid w:val="00DC74FD"/>
    <w:rsid w:val="00DD24B1"/>
    <w:rsid w:val="00DE54D2"/>
    <w:rsid w:val="00E00178"/>
    <w:rsid w:val="00E02400"/>
    <w:rsid w:val="00E060B6"/>
    <w:rsid w:val="00E06FED"/>
    <w:rsid w:val="00E138A8"/>
    <w:rsid w:val="00E1419D"/>
    <w:rsid w:val="00E14E55"/>
    <w:rsid w:val="00E15ED0"/>
    <w:rsid w:val="00E3054C"/>
    <w:rsid w:val="00E32A3D"/>
    <w:rsid w:val="00E36A75"/>
    <w:rsid w:val="00E42427"/>
    <w:rsid w:val="00E439FE"/>
    <w:rsid w:val="00E46723"/>
    <w:rsid w:val="00E46C58"/>
    <w:rsid w:val="00E47847"/>
    <w:rsid w:val="00E523CB"/>
    <w:rsid w:val="00E55F0B"/>
    <w:rsid w:val="00E61132"/>
    <w:rsid w:val="00E746D0"/>
    <w:rsid w:val="00E7475D"/>
    <w:rsid w:val="00E80583"/>
    <w:rsid w:val="00E81072"/>
    <w:rsid w:val="00E81CA8"/>
    <w:rsid w:val="00E84DCF"/>
    <w:rsid w:val="00E87438"/>
    <w:rsid w:val="00E90EB6"/>
    <w:rsid w:val="00E92042"/>
    <w:rsid w:val="00E95230"/>
    <w:rsid w:val="00EB3B41"/>
    <w:rsid w:val="00EB49ED"/>
    <w:rsid w:val="00EC3DB7"/>
    <w:rsid w:val="00EC6A5E"/>
    <w:rsid w:val="00ED0807"/>
    <w:rsid w:val="00ED4963"/>
    <w:rsid w:val="00ED4C56"/>
    <w:rsid w:val="00EE785B"/>
    <w:rsid w:val="00EF0C72"/>
    <w:rsid w:val="00EF1066"/>
    <w:rsid w:val="00EF5821"/>
    <w:rsid w:val="00F06975"/>
    <w:rsid w:val="00F121F8"/>
    <w:rsid w:val="00F13F20"/>
    <w:rsid w:val="00F1664E"/>
    <w:rsid w:val="00F24E22"/>
    <w:rsid w:val="00F30696"/>
    <w:rsid w:val="00F310B0"/>
    <w:rsid w:val="00F4063F"/>
    <w:rsid w:val="00F41B10"/>
    <w:rsid w:val="00F4224A"/>
    <w:rsid w:val="00F439CD"/>
    <w:rsid w:val="00F5284F"/>
    <w:rsid w:val="00F65AFC"/>
    <w:rsid w:val="00F720C7"/>
    <w:rsid w:val="00F742D8"/>
    <w:rsid w:val="00F77D6A"/>
    <w:rsid w:val="00F80351"/>
    <w:rsid w:val="00F80638"/>
    <w:rsid w:val="00F85D45"/>
    <w:rsid w:val="00F92518"/>
    <w:rsid w:val="00F95394"/>
    <w:rsid w:val="00F96AB5"/>
    <w:rsid w:val="00F97E75"/>
    <w:rsid w:val="00FA0DC6"/>
    <w:rsid w:val="00FA17BB"/>
    <w:rsid w:val="00FA7D26"/>
    <w:rsid w:val="00FB032B"/>
    <w:rsid w:val="00FB0B94"/>
    <w:rsid w:val="00FC0028"/>
    <w:rsid w:val="00FC46D3"/>
    <w:rsid w:val="00FC53F5"/>
    <w:rsid w:val="00FC7490"/>
    <w:rsid w:val="00FD041F"/>
    <w:rsid w:val="00FD10E5"/>
    <w:rsid w:val="00FD1748"/>
    <w:rsid w:val="00FD68F1"/>
    <w:rsid w:val="00FD7969"/>
    <w:rsid w:val="00FE0667"/>
    <w:rsid w:val="00FE169A"/>
    <w:rsid w:val="00FE1748"/>
    <w:rsid w:val="00FE3D54"/>
    <w:rsid w:val="00FE576D"/>
    <w:rsid w:val="00FF0170"/>
    <w:rsid w:val="00FF4A75"/>
    <w:rsid w:val="00FF7DA4"/>
    <w:rsid w:val="01386EBD"/>
    <w:rsid w:val="013E06BF"/>
    <w:rsid w:val="01474B2C"/>
    <w:rsid w:val="018E7BEF"/>
    <w:rsid w:val="01952D2B"/>
    <w:rsid w:val="01A65DE0"/>
    <w:rsid w:val="01B8B823"/>
    <w:rsid w:val="01F29B16"/>
    <w:rsid w:val="02278781"/>
    <w:rsid w:val="02293657"/>
    <w:rsid w:val="0278405C"/>
    <w:rsid w:val="02B6F824"/>
    <w:rsid w:val="02CF2E6E"/>
    <w:rsid w:val="02E396EB"/>
    <w:rsid w:val="036AD035"/>
    <w:rsid w:val="0391861C"/>
    <w:rsid w:val="03AB3EA7"/>
    <w:rsid w:val="03BED7BA"/>
    <w:rsid w:val="03FBFE06"/>
    <w:rsid w:val="0403D9FC"/>
    <w:rsid w:val="04121316"/>
    <w:rsid w:val="04295ACE"/>
    <w:rsid w:val="042B87BB"/>
    <w:rsid w:val="04323F83"/>
    <w:rsid w:val="045830D9"/>
    <w:rsid w:val="046C8654"/>
    <w:rsid w:val="0475D78B"/>
    <w:rsid w:val="04770F18"/>
    <w:rsid w:val="0478F922"/>
    <w:rsid w:val="04993B3A"/>
    <w:rsid w:val="04B3E153"/>
    <w:rsid w:val="04BDCB7A"/>
    <w:rsid w:val="04E6E576"/>
    <w:rsid w:val="04F5E752"/>
    <w:rsid w:val="050F062B"/>
    <w:rsid w:val="054327EB"/>
    <w:rsid w:val="056FEB7A"/>
    <w:rsid w:val="057CDFD8"/>
    <w:rsid w:val="0594DF49"/>
    <w:rsid w:val="05CCAE12"/>
    <w:rsid w:val="05F3D0C6"/>
    <w:rsid w:val="05FFE12A"/>
    <w:rsid w:val="06107C15"/>
    <w:rsid w:val="06180804"/>
    <w:rsid w:val="062584BE"/>
    <w:rsid w:val="067301A1"/>
    <w:rsid w:val="06752F0E"/>
    <w:rsid w:val="069FEA1B"/>
    <w:rsid w:val="06DE55E6"/>
    <w:rsid w:val="06DE6658"/>
    <w:rsid w:val="0701EE15"/>
    <w:rsid w:val="0711B62B"/>
    <w:rsid w:val="07186BD7"/>
    <w:rsid w:val="0734A909"/>
    <w:rsid w:val="073C243A"/>
    <w:rsid w:val="07AAA153"/>
    <w:rsid w:val="07B43AC3"/>
    <w:rsid w:val="07E820EB"/>
    <w:rsid w:val="07FDF996"/>
    <w:rsid w:val="0808E247"/>
    <w:rsid w:val="0830B7D5"/>
    <w:rsid w:val="0842C24E"/>
    <w:rsid w:val="085EF533"/>
    <w:rsid w:val="088479C9"/>
    <w:rsid w:val="08C7CC41"/>
    <w:rsid w:val="08EE44EC"/>
    <w:rsid w:val="09543F10"/>
    <w:rsid w:val="097B30EB"/>
    <w:rsid w:val="09847A78"/>
    <w:rsid w:val="0993389E"/>
    <w:rsid w:val="09B16A9B"/>
    <w:rsid w:val="09CC5BB9"/>
    <w:rsid w:val="09F51BF2"/>
    <w:rsid w:val="09F58D9F"/>
    <w:rsid w:val="0A0F40FE"/>
    <w:rsid w:val="0A43FB38"/>
    <w:rsid w:val="0A5C2196"/>
    <w:rsid w:val="0A5FF3FB"/>
    <w:rsid w:val="0A715076"/>
    <w:rsid w:val="0A723B19"/>
    <w:rsid w:val="0A8668F7"/>
    <w:rsid w:val="0AA5E20C"/>
    <w:rsid w:val="0AA684B2"/>
    <w:rsid w:val="0ABE61B8"/>
    <w:rsid w:val="0ACB2DE7"/>
    <w:rsid w:val="0AEEE7ED"/>
    <w:rsid w:val="0AF5414F"/>
    <w:rsid w:val="0AF7FBCE"/>
    <w:rsid w:val="0B3CA2C7"/>
    <w:rsid w:val="0B682C1A"/>
    <w:rsid w:val="0B820446"/>
    <w:rsid w:val="0B8DA467"/>
    <w:rsid w:val="0BEC47B3"/>
    <w:rsid w:val="0BF23F1B"/>
    <w:rsid w:val="0C34C4EF"/>
    <w:rsid w:val="0C34DE95"/>
    <w:rsid w:val="0C99CA4F"/>
    <w:rsid w:val="0CB16030"/>
    <w:rsid w:val="0CBB6038"/>
    <w:rsid w:val="0CD52BDE"/>
    <w:rsid w:val="0CFAF0E4"/>
    <w:rsid w:val="0D05B3FC"/>
    <w:rsid w:val="0D2554B2"/>
    <w:rsid w:val="0D35753E"/>
    <w:rsid w:val="0D4055E8"/>
    <w:rsid w:val="0D57EAEC"/>
    <w:rsid w:val="0D6D3D62"/>
    <w:rsid w:val="0D8130A0"/>
    <w:rsid w:val="0DA25A97"/>
    <w:rsid w:val="0DA5AFE9"/>
    <w:rsid w:val="0DB6A44C"/>
    <w:rsid w:val="0DD0D7B9"/>
    <w:rsid w:val="0E0C455D"/>
    <w:rsid w:val="0E1215C0"/>
    <w:rsid w:val="0E233A15"/>
    <w:rsid w:val="0E2FC1E2"/>
    <w:rsid w:val="0E50E54A"/>
    <w:rsid w:val="0E6B36BA"/>
    <w:rsid w:val="0E72EEF6"/>
    <w:rsid w:val="0EA51F18"/>
    <w:rsid w:val="0EBF3EBA"/>
    <w:rsid w:val="0EC4FDC8"/>
    <w:rsid w:val="0EDE265D"/>
    <w:rsid w:val="0EF3BB4D"/>
    <w:rsid w:val="0EF6ABEF"/>
    <w:rsid w:val="0F061197"/>
    <w:rsid w:val="0F19E7D9"/>
    <w:rsid w:val="0F1C6B8F"/>
    <w:rsid w:val="0F27B743"/>
    <w:rsid w:val="0F7C561C"/>
    <w:rsid w:val="0FBE5F90"/>
    <w:rsid w:val="0FD20F22"/>
    <w:rsid w:val="0FD59166"/>
    <w:rsid w:val="0FDCFED8"/>
    <w:rsid w:val="10003AD4"/>
    <w:rsid w:val="101DBEA9"/>
    <w:rsid w:val="1024666A"/>
    <w:rsid w:val="102A48E7"/>
    <w:rsid w:val="102A5422"/>
    <w:rsid w:val="104ED052"/>
    <w:rsid w:val="1058BF5B"/>
    <w:rsid w:val="108C2BA7"/>
    <w:rsid w:val="10A859B9"/>
    <w:rsid w:val="10EA6B8A"/>
    <w:rsid w:val="110CA5A3"/>
    <w:rsid w:val="110DA6DA"/>
    <w:rsid w:val="112A3CA2"/>
    <w:rsid w:val="113150A5"/>
    <w:rsid w:val="1133692B"/>
    <w:rsid w:val="1142B32F"/>
    <w:rsid w:val="1147660E"/>
    <w:rsid w:val="114EC465"/>
    <w:rsid w:val="118B237D"/>
    <w:rsid w:val="1190A25B"/>
    <w:rsid w:val="11A96F95"/>
    <w:rsid w:val="11A973E0"/>
    <w:rsid w:val="11ACE18C"/>
    <w:rsid w:val="11BDBCDA"/>
    <w:rsid w:val="11C28B56"/>
    <w:rsid w:val="11CEADEF"/>
    <w:rsid w:val="11CEB955"/>
    <w:rsid w:val="11E16C23"/>
    <w:rsid w:val="11E664A6"/>
    <w:rsid w:val="11F92EB9"/>
    <w:rsid w:val="12082541"/>
    <w:rsid w:val="12121553"/>
    <w:rsid w:val="12141B17"/>
    <w:rsid w:val="1245AC01"/>
    <w:rsid w:val="124C1E1B"/>
    <w:rsid w:val="1262D594"/>
    <w:rsid w:val="127475AE"/>
    <w:rsid w:val="1295757E"/>
    <w:rsid w:val="12A02DDC"/>
    <w:rsid w:val="12F79926"/>
    <w:rsid w:val="12FD7DF2"/>
    <w:rsid w:val="1375627B"/>
    <w:rsid w:val="1396564F"/>
    <w:rsid w:val="13A3F3AC"/>
    <w:rsid w:val="13AE050E"/>
    <w:rsid w:val="13CC7609"/>
    <w:rsid w:val="13CD75F7"/>
    <w:rsid w:val="140F4FA3"/>
    <w:rsid w:val="1426DCC7"/>
    <w:rsid w:val="143BEEB8"/>
    <w:rsid w:val="143CDDFA"/>
    <w:rsid w:val="1460AFD8"/>
    <w:rsid w:val="148E3CFF"/>
    <w:rsid w:val="14902EB1"/>
    <w:rsid w:val="14918715"/>
    <w:rsid w:val="14A36E0B"/>
    <w:rsid w:val="14A9ACBE"/>
    <w:rsid w:val="14C6B575"/>
    <w:rsid w:val="14D0757D"/>
    <w:rsid w:val="14F12102"/>
    <w:rsid w:val="14F79D84"/>
    <w:rsid w:val="14F9A481"/>
    <w:rsid w:val="1537B5C4"/>
    <w:rsid w:val="156309EC"/>
    <w:rsid w:val="157725FC"/>
    <w:rsid w:val="15AE59EE"/>
    <w:rsid w:val="15CA1F35"/>
    <w:rsid w:val="162E962D"/>
    <w:rsid w:val="1640EA95"/>
    <w:rsid w:val="164FA5E6"/>
    <w:rsid w:val="167FC1FB"/>
    <w:rsid w:val="16A48D0F"/>
    <w:rsid w:val="16F91515"/>
    <w:rsid w:val="170C1064"/>
    <w:rsid w:val="1730C39A"/>
    <w:rsid w:val="1752BA59"/>
    <w:rsid w:val="1764F14F"/>
    <w:rsid w:val="177ED413"/>
    <w:rsid w:val="1799CD70"/>
    <w:rsid w:val="17A933CC"/>
    <w:rsid w:val="17B7C6B8"/>
    <w:rsid w:val="17D0C13C"/>
    <w:rsid w:val="17D4A8A3"/>
    <w:rsid w:val="17E4ECB6"/>
    <w:rsid w:val="17E79063"/>
    <w:rsid w:val="17F7DAD2"/>
    <w:rsid w:val="18055E20"/>
    <w:rsid w:val="1806323B"/>
    <w:rsid w:val="181098B0"/>
    <w:rsid w:val="18330690"/>
    <w:rsid w:val="1853313C"/>
    <w:rsid w:val="1861070C"/>
    <w:rsid w:val="18810659"/>
    <w:rsid w:val="188F6E46"/>
    <w:rsid w:val="18A23742"/>
    <w:rsid w:val="18B391E6"/>
    <w:rsid w:val="18BB21E4"/>
    <w:rsid w:val="18BE90D5"/>
    <w:rsid w:val="18ED568D"/>
    <w:rsid w:val="18F7648B"/>
    <w:rsid w:val="18F9F02E"/>
    <w:rsid w:val="1918B8BF"/>
    <w:rsid w:val="1929550D"/>
    <w:rsid w:val="19539719"/>
    <w:rsid w:val="196449A0"/>
    <w:rsid w:val="19682C5E"/>
    <w:rsid w:val="199614D2"/>
    <w:rsid w:val="199F410B"/>
    <w:rsid w:val="199F7E74"/>
    <w:rsid w:val="19D96B57"/>
    <w:rsid w:val="19E9BC61"/>
    <w:rsid w:val="1A19ED5E"/>
    <w:rsid w:val="1A713CBC"/>
    <w:rsid w:val="1AB14D87"/>
    <w:rsid w:val="1ABF3EAD"/>
    <w:rsid w:val="1AE51A91"/>
    <w:rsid w:val="1AF84024"/>
    <w:rsid w:val="1B02AA28"/>
    <w:rsid w:val="1B1767F1"/>
    <w:rsid w:val="1B194D95"/>
    <w:rsid w:val="1B8D51C0"/>
    <w:rsid w:val="1B8F6D2C"/>
    <w:rsid w:val="1BA180F4"/>
    <w:rsid w:val="1BE14D9F"/>
    <w:rsid w:val="1BE6F8EF"/>
    <w:rsid w:val="1C341CD9"/>
    <w:rsid w:val="1C643BB8"/>
    <w:rsid w:val="1CBC01F4"/>
    <w:rsid w:val="1CD84AAE"/>
    <w:rsid w:val="1D19DF88"/>
    <w:rsid w:val="1D1CB4F6"/>
    <w:rsid w:val="1D49AA29"/>
    <w:rsid w:val="1D5E0CCE"/>
    <w:rsid w:val="1D6A2D03"/>
    <w:rsid w:val="1D740D5D"/>
    <w:rsid w:val="1D7DC146"/>
    <w:rsid w:val="1DAE7C94"/>
    <w:rsid w:val="1DDA1772"/>
    <w:rsid w:val="1DE5CC46"/>
    <w:rsid w:val="1DF33D6F"/>
    <w:rsid w:val="1DF5FF76"/>
    <w:rsid w:val="1E02A55A"/>
    <w:rsid w:val="1E0DE338"/>
    <w:rsid w:val="1E3E98E5"/>
    <w:rsid w:val="1E46BA6D"/>
    <w:rsid w:val="1E528EB1"/>
    <w:rsid w:val="1E80327F"/>
    <w:rsid w:val="1E8BB387"/>
    <w:rsid w:val="1EA5A81B"/>
    <w:rsid w:val="1EB2486F"/>
    <w:rsid w:val="1F1D053A"/>
    <w:rsid w:val="1F7EA15F"/>
    <w:rsid w:val="1F84DCB7"/>
    <w:rsid w:val="1F91F9C4"/>
    <w:rsid w:val="1FA52A41"/>
    <w:rsid w:val="1FA57FA5"/>
    <w:rsid w:val="1FCE2185"/>
    <w:rsid w:val="1FD24B4E"/>
    <w:rsid w:val="1FD57ACE"/>
    <w:rsid w:val="1FE491F3"/>
    <w:rsid w:val="202BB1A3"/>
    <w:rsid w:val="2060C874"/>
    <w:rsid w:val="20A77B9D"/>
    <w:rsid w:val="20A7BFFC"/>
    <w:rsid w:val="20A7F915"/>
    <w:rsid w:val="20B43C70"/>
    <w:rsid w:val="20E9E91E"/>
    <w:rsid w:val="20ED2ADA"/>
    <w:rsid w:val="2104217A"/>
    <w:rsid w:val="211A71C0"/>
    <w:rsid w:val="212664EB"/>
    <w:rsid w:val="213018C7"/>
    <w:rsid w:val="215779C2"/>
    <w:rsid w:val="215C8791"/>
    <w:rsid w:val="218509CD"/>
    <w:rsid w:val="21A7CAC9"/>
    <w:rsid w:val="21B99C04"/>
    <w:rsid w:val="21BC7F46"/>
    <w:rsid w:val="21FCD2F5"/>
    <w:rsid w:val="21FFC026"/>
    <w:rsid w:val="220A71B6"/>
    <w:rsid w:val="2214B66F"/>
    <w:rsid w:val="22304502"/>
    <w:rsid w:val="226455CF"/>
    <w:rsid w:val="2267FA1C"/>
    <w:rsid w:val="2269ED1A"/>
    <w:rsid w:val="22731C3A"/>
    <w:rsid w:val="227B9118"/>
    <w:rsid w:val="2288DD0F"/>
    <w:rsid w:val="22A672A8"/>
    <w:rsid w:val="22CF4054"/>
    <w:rsid w:val="22DE5D5F"/>
    <w:rsid w:val="231980DF"/>
    <w:rsid w:val="232FC708"/>
    <w:rsid w:val="233D3626"/>
    <w:rsid w:val="235C6871"/>
    <w:rsid w:val="2362DB15"/>
    <w:rsid w:val="236B6528"/>
    <w:rsid w:val="2387A7FB"/>
    <w:rsid w:val="23900AC2"/>
    <w:rsid w:val="2496CFDF"/>
    <w:rsid w:val="24BFA07D"/>
    <w:rsid w:val="24C6A086"/>
    <w:rsid w:val="24E9830C"/>
    <w:rsid w:val="24EA33C0"/>
    <w:rsid w:val="250C7EA5"/>
    <w:rsid w:val="25191E03"/>
    <w:rsid w:val="254B4978"/>
    <w:rsid w:val="25686F91"/>
    <w:rsid w:val="2581E4E9"/>
    <w:rsid w:val="25B96621"/>
    <w:rsid w:val="25C29839"/>
    <w:rsid w:val="25C485C9"/>
    <w:rsid w:val="25C4EE66"/>
    <w:rsid w:val="25DB0747"/>
    <w:rsid w:val="25DB39C2"/>
    <w:rsid w:val="26048844"/>
    <w:rsid w:val="260A41A3"/>
    <w:rsid w:val="261AFC04"/>
    <w:rsid w:val="26464CAE"/>
    <w:rsid w:val="26A81D6D"/>
    <w:rsid w:val="26AB3CC8"/>
    <w:rsid w:val="26DC41BB"/>
    <w:rsid w:val="27017964"/>
    <w:rsid w:val="2701C746"/>
    <w:rsid w:val="2703B625"/>
    <w:rsid w:val="2723727C"/>
    <w:rsid w:val="27259FAB"/>
    <w:rsid w:val="27270E62"/>
    <w:rsid w:val="272AED7F"/>
    <w:rsid w:val="272BB247"/>
    <w:rsid w:val="27C4B7E6"/>
    <w:rsid w:val="27E5C9A7"/>
    <w:rsid w:val="27FFB3AE"/>
    <w:rsid w:val="28104D9E"/>
    <w:rsid w:val="282EA69C"/>
    <w:rsid w:val="284D4F96"/>
    <w:rsid w:val="2857B43B"/>
    <w:rsid w:val="28C730C3"/>
    <w:rsid w:val="28D7CF21"/>
    <w:rsid w:val="292A1DFD"/>
    <w:rsid w:val="2931827F"/>
    <w:rsid w:val="29401CC0"/>
    <w:rsid w:val="29ACD156"/>
    <w:rsid w:val="29AD923C"/>
    <w:rsid w:val="29BD8FC4"/>
    <w:rsid w:val="29E239EB"/>
    <w:rsid w:val="29FA9627"/>
    <w:rsid w:val="2A186EA3"/>
    <w:rsid w:val="2A1E7F42"/>
    <w:rsid w:val="2A33B4C9"/>
    <w:rsid w:val="2A42118E"/>
    <w:rsid w:val="2A45A052"/>
    <w:rsid w:val="2A743CD9"/>
    <w:rsid w:val="2A899BC6"/>
    <w:rsid w:val="2ABF8125"/>
    <w:rsid w:val="2ADAA5BB"/>
    <w:rsid w:val="2AE9B71E"/>
    <w:rsid w:val="2B04468C"/>
    <w:rsid w:val="2B1FA2B1"/>
    <w:rsid w:val="2B9A9EBB"/>
    <w:rsid w:val="2BC84364"/>
    <w:rsid w:val="2BF76ABA"/>
    <w:rsid w:val="2C26E05A"/>
    <w:rsid w:val="2C4EF4EF"/>
    <w:rsid w:val="2CF53086"/>
    <w:rsid w:val="2D122652"/>
    <w:rsid w:val="2D13A6B2"/>
    <w:rsid w:val="2D33CC15"/>
    <w:rsid w:val="2D4C83D9"/>
    <w:rsid w:val="2D575428"/>
    <w:rsid w:val="2D5F5252"/>
    <w:rsid w:val="2D8147CA"/>
    <w:rsid w:val="2DE99369"/>
    <w:rsid w:val="2E0CB541"/>
    <w:rsid w:val="2E2BB3C6"/>
    <w:rsid w:val="2E5804B6"/>
    <w:rsid w:val="2E6E7FA6"/>
    <w:rsid w:val="2E78D3B3"/>
    <w:rsid w:val="2E7D884E"/>
    <w:rsid w:val="2E842BAF"/>
    <w:rsid w:val="2EAE474F"/>
    <w:rsid w:val="2EC1EDEF"/>
    <w:rsid w:val="2ED62C25"/>
    <w:rsid w:val="2EE1F498"/>
    <w:rsid w:val="2EFF9104"/>
    <w:rsid w:val="2F220EA5"/>
    <w:rsid w:val="2F2C2DB9"/>
    <w:rsid w:val="2F2D97DC"/>
    <w:rsid w:val="2F32453C"/>
    <w:rsid w:val="2F3D6CB9"/>
    <w:rsid w:val="2F450633"/>
    <w:rsid w:val="2FADC35C"/>
    <w:rsid w:val="2FB6099F"/>
    <w:rsid w:val="2FB6BBE8"/>
    <w:rsid w:val="2FBA66AC"/>
    <w:rsid w:val="2FBF5074"/>
    <w:rsid w:val="2FFE45FC"/>
    <w:rsid w:val="3038550E"/>
    <w:rsid w:val="3065E61F"/>
    <w:rsid w:val="3087243A"/>
    <w:rsid w:val="30930F38"/>
    <w:rsid w:val="30964F94"/>
    <w:rsid w:val="30A01B0C"/>
    <w:rsid w:val="30B01694"/>
    <w:rsid w:val="30E58979"/>
    <w:rsid w:val="30F4E7CF"/>
    <w:rsid w:val="30F54974"/>
    <w:rsid w:val="31145102"/>
    <w:rsid w:val="31324AAB"/>
    <w:rsid w:val="31497CA8"/>
    <w:rsid w:val="318EDEF7"/>
    <w:rsid w:val="3190DD36"/>
    <w:rsid w:val="31CBB374"/>
    <w:rsid w:val="31E0D736"/>
    <w:rsid w:val="31EB7013"/>
    <w:rsid w:val="322AF2C3"/>
    <w:rsid w:val="32487950"/>
    <w:rsid w:val="3259D611"/>
    <w:rsid w:val="327242F8"/>
    <w:rsid w:val="328841EC"/>
    <w:rsid w:val="32A31415"/>
    <w:rsid w:val="32C8A2D1"/>
    <w:rsid w:val="32CCDCCA"/>
    <w:rsid w:val="32CE465F"/>
    <w:rsid w:val="32D1535E"/>
    <w:rsid w:val="32DE5340"/>
    <w:rsid w:val="32F36B72"/>
    <w:rsid w:val="330BBD84"/>
    <w:rsid w:val="3311D8C3"/>
    <w:rsid w:val="33201F89"/>
    <w:rsid w:val="33404254"/>
    <w:rsid w:val="334B49AD"/>
    <w:rsid w:val="33502FB8"/>
    <w:rsid w:val="33589C8A"/>
    <w:rsid w:val="3364720A"/>
    <w:rsid w:val="33681A44"/>
    <w:rsid w:val="336DB3CD"/>
    <w:rsid w:val="337E09D6"/>
    <w:rsid w:val="337FA620"/>
    <w:rsid w:val="33973108"/>
    <w:rsid w:val="33B30811"/>
    <w:rsid w:val="33CF0F77"/>
    <w:rsid w:val="34034173"/>
    <w:rsid w:val="342C8891"/>
    <w:rsid w:val="344CF673"/>
    <w:rsid w:val="34B18A7F"/>
    <w:rsid w:val="34B4CA66"/>
    <w:rsid w:val="34BAE4E4"/>
    <w:rsid w:val="34CAFC5E"/>
    <w:rsid w:val="34FEACE3"/>
    <w:rsid w:val="3530DF02"/>
    <w:rsid w:val="355BAA0C"/>
    <w:rsid w:val="357A7DF3"/>
    <w:rsid w:val="3583193A"/>
    <w:rsid w:val="35A8D7B3"/>
    <w:rsid w:val="35BB69AA"/>
    <w:rsid w:val="35C07B5B"/>
    <w:rsid w:val="35E071F4"/>
    <w:rsid w:val="35F83E2E"/>
    <w:rsid w:val="362BBCEB"/>
    <w:rsid w:val="3647CEAC"/>
    <w:rsid w:val="366B2D01"/>
    <w:rsid w:val="366BECC9"/>
    <w:rsid w:val="367776C8"/>
    <w:rsid w:val="367B8478"/>
    <w:rsid w:val="36852987"/>
    <w:rsid w:val="369A7D44"/>
    <w:rsid w:val="369C01FC"/>
    <w:rsid w:val="36DC4D05"/>
    <w:rsid w:val="37079533"/>
    <w:rsid w:val="376C611C"/>
    <w:rsid w:val="377E8F55"/>
    <w:rsid w:val="37B80C55"/>
    <w:rsid w:val="37C02351"/>
    <w:rsid w:val="37E06A9C"/>
    <w:rsid w:val="37E293A5"/>
    <w:rsid w:val="37EA9B4A"/>
    <w:rsid w:val="381299C5"/>
    <w:rsid w:val="388C62B4"/>
    <w:rsid w:val="38B7CDCF"/>
    <w:rsid w:val="38C57051"/>
    <w:rsid w:val="38CBC849"/>
    <w:rsid w:val="38CDEBBE"/>
    <w:rsid w:val="38ECE581"/>
    <w:rsid w:val="38F9724F"/>
    <w:rsid w:val="390FE17D"/>
    <w:rsid w:val="391861C4"/>
    <w:rsid w:val="391BCE6D"/>
    <w:rsid w:val="391E93C5"/>
    <w:rsid w:val="3925E607"/>
    <w:rsid w:val="39395331"/>
    <w:rsid w:val="3966847A"/>
    <w:rsid w:val="396A7634"/>
    <w:rsid w:val="396E6CDD"/>
    <w:rsid w:val="396F97B6"/>
    <w:rsid w:val="397FACD7"/>
    <w:rsid w:val="398D2E40"/>
    <w:rsid w:val="39A8A3EF"/>
    <w:rsid w:val="39A96D43"/>
    <w:rsid w:val="39CD0A37"/>
    <w:rsid w:val="39D62A6F"/>
    <w:rsid w:val="39F17819"/>
    <w:rsid w:val="3A0F75E9"/>
    <w:rsid w:val="3A268738"/>
    <w:rsid w:val="3A4064E8"/>
    <w:rsid w:val="3A40B014"/>
    <w:rsid w:val="3A486895"/>
    <w:rsid w:val="3A6FABC6"/>
    <w:rsid w:val="3A7C4E1F"/>
    <w:rsid w:val="3A909B38"/>
    <w:rsid w:val="3A9CB151"/>
    <w:rsid w:val="3AA0D0E7"/>
    <w:rsid w:val="3AA57C61"/>
    <w:rsid w:val="3AA5BA4F"/>
    <w:rsid w:val="3AAB3513"/>
    <w:rsid w:val="3AAFDEAC"/>
    <w:rsid w:val="3AEC62BF"/>
    <w:rsid w:val="3AF14F33"/>
    <w:rsid w:val="3B0254DB"/>
    <w:rsid w:val="3B346FC7"/>
    <w:rsid w:val="3B3FFBBF"/>
    <w:rsid w:val="3B48E017"/>
    <w:rsid w:val="3B736584"/>
    <w:rsid w:val="3B7664AB"/>
    <w:rsid w:val="3B84917C"/>
    <w:rsid w:val="3B96595D"/>
    <w:rsid w:val="3BB406A5"/>
    <w:rsid w:val="3BE3FC74"/>
    <w:rsid w:val="3BFF3554"/>
    <w:rsid w:val="3C26D32A"/>
    <w:rsid w:val="3C2E6C31"/>
    <w:rsid w:val="3C43890B"/>
    <w:rsid w:val="3C49D829"/>
    <w:rsid w:val="3C5EC29F"/>
    <w:rsid w:val="3C8543E7"/>
    <w:rsid w:val="3CB937B8"/>
    <w:rsid w:val="3CBE23BD"/>
    <w:rsid w:val="3CC97983"/>
    <w:rsid w:val="3CCFD412"/>
    <w:rsid w:val="3CD102F3"/>
    <w:rsid w:val="3CEB34C5"/>
    <w:rsid w:val="3D00693A"/>
    <w:rsid w:val="3D17542B"/>
    <w:rsid w:val="3D2924C7"/>
    <w:rsid w:val="3D504D9D"/>
    <w:rsid w:val="3D5956E0"/>
    <w:rsid w:val="3D5F0D16"/>
    <w:rsid w:val="3D95A19C"/>
    <w:rsid w:val="3D9B38D9"/>
    <w:rsid w:val="3DB401C8"/>
    <w:rsid w:val="3DB7EC2E"/>
    <w:rsid w:val="3DEE0E42"/>
    <w:rsid w:val="3DFF1743"/>
    <w:rsid w:val="3E020163"/>
    <w:rsid w:val="3E1A133E"/>
    <w:rsid w:val="3E1B5C5D"/>
    <w:rsid w:val="3E6E123F"/>
    <w:rsid w:val="3E8413C7"/>
    <w:rsid w:val="3E97E2FD"/>
    <w:rsid w:val="3EB7D917"/>
    <w:rsid w:val="3ED76188"/>
    <w:rsid w:val="3EE29554"/>
    <w:rsid w:val="3EE55F04"/>
    <w:rsid w:val="3EEF0AA0"/>
    <w:rsid w:val="3F0679F9"/>
    <w:rsid w:val="3F0797C2"/>
    <w:rsid w:val="3F249182"/>
    <w:rsid w:val="3F24ACC6"/>
    <w:rsid w:val="3F45B17E"/>
    <w:rsid w:val="3F597DAE"/>
    <w:rsid w:val="3F9FE829"/>
    <w:rsid w:val="3FA4F2B5"/>
    <w:rsid w:val="3FD5C5FE"/>
    <w:rsid w:val="3FF87A62"/>
    <w:rsid w:val="3FFADA7F"/>
    <w:rsid w:val="40290632"/>
    <w:rsid w:val="40317CD2"/>
    <w:rsid w:val="4045AB10"/>
    <w:rsid w:val="4063AA57"/>
    <w:rsid w:val="40717BD1"/>
    <w:rsid w:val="40AEA454"/>
    <w:rsid w:val="40B7AA19"/>
    <w:rsid w:val="40D44816"/>
    <w:rsid w:val="410E00F5"/>
    <w:rsid w:val="412A2843"/>
    <w:rsid w:val="41346869"/>
    <w:rsid w:val="4147E1BE"/>
    <w:rsid w:val="41692059"/>
    <w:rsid w:val="417D741A"/>
    <w:rsid w:val="418165D8"/>
    <w:rsid w:val="4192C185"/>
    <w:rsid w:val="41F6672F"/>
    <w:rsid w:val="41F7B0A4"/>
    <w:rsid w:val="41FC60AD"/>
    <w:rsid w:val="425AF7B5"/>
    <w:rsid w:val="426D78AE"/>
    <w:rsid w:val="427F25C4"/>
    <w:rsid w:val="42A83A71"/>
    <w:rsid w:val="42AA4240"/>
    <w:rsid w:val="42AE3B41"/>
    <w:rsid w:val="42C5F8A4"/>
    <w:rsid w:val="42F501DA"/>
    <w:rsid w:val="431B8FDF"/>
    <w:rsid w:val="431CC246"/>
    <w:rsid w:val="4331ADBD"/>
    <w:rsid w:val="43366A76"/>
    <w:rsid w:val="433A9E77"/>
    <w:rsid w:val="435BDFFC"/>
    <w:rsid w:val="436580C0"/>
    <w:rsid w:val="43867419"/>
    <w:rsid w:val="4393D1A5"/>
    <w:rsid w:val="43A850EA"/>
    <w:rsid w:val="444F90E2"/>
    <w:rsid w:val="445926D7"/>
    <w:rsid w:val="445B536B"/>
    <w:rsid w:val="4466F864"/>
    <w:rsid w:val="4489CC0E"/>
    <w:rsid w:val="44912C6D"/>
    <w:rsid w:val="4499557E"/>
    <w:rsid w:val="44A1C330"/>
    <w:rsid w:val="44A92FA2"/>
    <w:rsid w:val="44B7F496"/>
    <w:rsid w:val="44B9069A"/>
    <w:rsid w:val="44F02C20"/>
    <w:rsid w:val="44F03625"/>
    <w:rsid w:val="44FB2E79"/>
    <w:rsid w:val="4525E895"/>
    <w:rsid w:val="45449054"/>
    <w:rsid w:val="45608632"/>
    <w:rsid w:val="4564DB7B"/>
    <w:rsid w:val="456B2A64"/>
    <w:rsid w:val="458FD4E8"/>
    <w:rsid w:val="45C75397"/>
    <w:rsid w:val="4619EB90"/>
    <w:rsid w:val="4652C941"/>
    <w:rsid w:val="46635BCC"/>
    <w:rsid w:val="4667B25F"/>
    <w:rsid w:val="46702C5E"/>
    <w:rsid w:val="467464BF"/>
    <w:rsid w:val="46A4EC7E"/>
    <w:rsid w:val="46AB0D83"/>
    <w:rsid w:val="46CB56F4"/>
    <w:rsid w:val="46D8F1E0"/>
    <w:rsid w:val="46E66C84"/>
    <w:rsid w:val="46EBE1E3"/>
    <w:rsid w:val="46EE9CF9"/>
    <w:rsid w:val="471500F7"/>
    <w:rsid w:val="472A7659"/>
    <w:rsid w:val="472D36D2"/>
    <w:rsid w:val="4732AB9B"/>
    <w:rsid w:val="4733D4D3"/>
    <w:rsid w:val="47416CAC"/>
    <w:rsid w:val="475F8C38"/>
    <w:rsid w:val="47823AA3"/>
    <w:rsid w:val="47840362"/>
    <w:rsid w:val="47988091"/>
    <w:rsid w:val="48121895"/>
    <w:rsid w:val="48776D11"/>
    <w:rsid w:val="48909DDC"/>
    <w:rsid w:val="48AC3081"/>
    <w:rsid w:val="48E645C6"/>
    <w:rsid w:val="48F35B80"/>
    <w:rsid w:val="49422940"/>
    <w:rsid w:val="494C7F88"/>
    <w:rsid w:val="49A1AC71"/>
    <w:rsid w:val="49A72796"/>
    <w:rsid w:val="49A82705"/>
    <w:rsid w:val="49AF299A"/>
    <w:rsid w:val="49B35DDC"/>
    <w:rsid w:val="49C4D627"/>
    <w:rsid w:val="4A12679B"/>
    <w:rsid w:val="4A2CA338"/>
    <w:rsid w:val="4A4E5C8E"/>
    <w:rsid w:val="4A6DD990"/>
    <w:rsid w:val="4A801F6D"/>
    <w:rsid w:val="4A87CD6F"/>
    <w:rsid w:val="4A983CC4"/>
    <w:rsid w:val="4AC471EE"/>
    <w:rsid w:val="4AEDA87B"/>
    <w:rsid w:val="4AF2CCCC"/>
    <w:rsid w:val="4B070065"/>
    <w:rsid w:val="4B1B809B"/>
    <w:rsid w:val="4B2911AF"/>
    <w:rsid w:val="4BEE9654"/>
    <w:rsid w:val="4C30EE3E"/>
    <w:rsid w:val="4C499382"/>
    <w:rsid w:val="4C4AA3EE"/>
    <w:rsid w:val="4CA4196D"/>
    <w:rsid w:val="4CA48A48"/>
    <w:rsid w:val="4CBBF923"/>
    <w:rsid w:val="4CCBA730"/>
    <w:rsid w:val="4CD6EC2D"/>
    <w:rsid w:val="4CE53684"/>
    <w:rsid w:val="4D061B29"/>
    <w:rsid w:val="4D0768A0"/>
    <w:rsid w:val="4D0BAB15"/>
    <w:rsid w:val="4D13354E"/>
    <w:rsid w:val="4D142E02"/>
    <w:rsid w:val="4D2BA0E4"/>
    <w:rsid w:val="4D3F1E2A"/>
    <w:rsid w:val="4D493712"/>
    <w:rsid w:val="4D5756E6"/>
    <w:rsid w:val="4D85FD50"/>
    <w:rsid w:val="4D9FED40"/>
    <w:rsid w:val="4DEDE442"/>
    <w:rsid w:val="4DF4B24D"/>
    <w:rsid w:val="4E46BF72"/>
    <w:rsid w:val="4E48FDB2"/>
    <w:rsid w:val="4E7AAA8B"/>
    <w:rsid w:val="4EB930FF"/>
    <w:rsid w:val="4EEADDB8"/>
    <w:rsid w:val="4F0B2562"/>
    <w:rsid w:val="4F28A88F"/>
    <w:rsid w:val="4F2EA5B7"/>
    <w:rsid w:val="4F42E03B"/>
    <w:rsid w:val="4F539090"/>
    <w:rsid w:val="4F839995"/>
    <w:rsid w:val="4FB5A79C"/>
    <w:rsid w:val="4FC966E5"/>
    <w:rsid w:val="50183359"/>
    <w:rsid w:val="50225FD8"/>
    <w:rsid w:val="50323971"/>
    <w:rsid w:val="504098BD"/>
    <w:rsid w:val="504BCEC4"/>
    <w:rsid w:val="508826F6"/>
    <w:rsid w:val="508F2229"/>
    <w:rsid w:val="509B5A3A"/>
    <w:rsid w:val="50BA2A94"/>
    <w:rsid w:val="50C3FE39"/>
    <w:rsid w:val="50C7B5AC"/>
    <w:rsid w:val="512A5A8E"/>
    <w:rsid w:val="512A97F7"/>
    <w:rsid w:val="5157CE29"/>
    <w:rsid w:val="519D9D75"/>
    <w:rsid w:val="519ECC3F"/>
    <w:rsid w:val="51A86879"/>
    <w:rsid w:val="51C34081"/>
    <w:rsid w:val="51D0ED62"/>
    <w:rsid w:val="51D32E0C"/>
    <w:rsid w:val="51E6D3A3"/>
    <w:rsid w:val="52166D64"/>
    <w:rsid w:val="52372A9B"/>
    <w:rsid w:val="5238FDF9"/>
    <w:rsid w:val="523CD0C6"/>
    <w:rsid w:val="5256F07A"/>
    <w:rsid w:val="52669BF9"/>
    <w:rsid w:val="526ECBBD"/>
    <w:rsid w:val="527A25F8"/>
    <w:rsid w:val="52BB3A99"/>
    <w:rsid w:val="52E685BE"/>
    <w:rsid w:val="52ED8002"/>
    <w:rsid w:val="52EEBFAA"/>
    <w:rsid w:val="52F1A4D2"/>
    <w:rsid w:val="52F80747"/>
    <w:rsid w:val="53080901"/>
    <w:rsid w:val="53088BBF"/>
    <w:rsid w:val="532DD3DF"/>
    <w:rsid w:val="533DC2A2"/>
    <w:rsid w:val="539E403D"/>
    <w:rsid w:val="539FD12D"/>
    <w:rsid w:val="53A4D35C"/>
    <w:rsid w:val="53A63A57"/>
    <w:rsid w:val="53AB932D"/>
    <w:rsid w:val="53DA9200"/>
    <w:rsid w:val="54108710"/>
    <w:rsid w:val="541EF545"/>
    <w:rsid w:val="5448281C"/>
    <w:rsid w:val="54570D45"/>
    <w:rsid w:val="5461FB50"/>
    <w:rsid w:val="546ECE92"/>
    <w:rsid w:val="548071D4"/>
    <w:rsid w:val="54AFA4C9"/>
    <w:rsid w:val="54B461E7"/>
    <w:rsid w:val="54DE3227"/>
    <w:rsid w:val="54EF005A"/>
    <w:rsid w:val="55255A39"/>
    <w:rsid w:val="5554397B"/>
    <w:rsid w:val="555DC0F2"/>
    <w:rsid w:val="558DA237"/>
    <w:rsid w:val="55909C9D"/>
    <w:rsid w:val="55976420"/>
    <w:rsid w:val="55A103D1"/>
    <w:rsid w:val="55A21FDF"/>
    <w:rsid w:val="55D8D4A7"/>
    <w:rsid w:val="55FCA934"/>
    <w:rsid w:val="5606960E"/>
    <w:rsid w:val="5683902C"/>
    <w:rsid w:val="56913980"/>
    <w:rsid w:val="569FE312"/>
    <w:rsid w:val="56C25835"/>
    <w:rsid w:val="56E69CC2"/>
    <w:rsid w:val="57015C2C"/>
    <w:rsid w:val="576DAEE9"/>
    <w:rsid w:val="57A0E597"/>
    <w:rsid w:val="57AF6759"/>
    <w:rsid w:val="57B3648E"/>
    <w:rsid w:val="57B8272A"/>
    <w:rsid w:val="57BF8221"/>
    <w:rsid w:val="57E49F40"/>
    <w:rsid w:val="58116731"/>
    <w:rsid w:val="5818D2EC"/>
    <w:rsid w:val="5846F54F"/>
    <w:rsid w:val="587EC0DA"/>
    <w:rsid w:val="587FD550"/>
    <w:rsid w:val="58864146"/>
    <w:rsid w:val="58C9AE2F"/>
    <w:rsid w:val="5909591C"/>
    <w:rsid w:val="594ED53C"/>
    <w:rsid w:val="594F34EF"/>
    <w:rsid w:val="5968B44D"/>
    <w:rsid w:val="59839D76"/>
    <w:rsid w:val="59B57C68"/>
    <w:rsid w:val="59C51642"/>
    <w:rsid w:val="59C79210"/>
    <w:rsid w:val="59CD7892"/>
    <w:rsid w:val="5A035DE9"/>
    <w:rsid w:val="5A27200D"/>
    <w:rsid w:val="5A284781"/>
    <w:rsid w:val="5A3FC696"/>
    <w:rsid w:val="5A414E7C"/>
    <w:rsid w:val="5A695664"/>
    <w:rsid w:val="5A72AC10"/>
    <w:rsid w:val="5A7474F4"/>
    <w:rsid w:val="5A81B9A6"/>
    <w:rsid w:val="5A84C8DC"/>
    <w:rsid w:val="5A888E30"/>
    <w:rsid w:val="5AAA9750"/>
    <w:rsid w:val="5AEA3074"/>
    <w:rsid w:val="5AF0304F"/>
    <w:rsid w:val="5AF85A43"/>
    <w:rsid w:val="5B109303"/>
    <w:rsid w:val="5B279F7A"/>
    <w:rsid w:val="5B3C905E"/>
    <w:rsid w:val="5B52A4BE"/>
    <w:rsid w:val="5BA02B43"/>
    <w:rsid w:val="5BB215B6"/>
    <w:rsid w:val="5C0D28BF"/>
    <w:rsid w:val="5C3DAB8D"/>
    <w:rsid w:val="5C749BD4"/>
    <w:rsid w:val="5CE8F10C"/>
    <w:rsid w:val="5D323F52"/>
    <w:rsid w:val="5DA6C643"/>
    <w:rsid w:val="5DB45B86"/>
    <w:rsid w:val="5DB741B5"/>
    <w:rsid w:val="5E14DE3D"/>
    <w:rsid w:val="5E1BAD24"/>
    <w:rsid w:val="5E29D836"/>
    <w:rsid w:val="5E3371AA"/>
    <w:rsid w:val="5E55025A"/>
    <w:rsid w:val="5E5F4C19"/>
    <w:rsid w:val="5E746C02"/>
    <w:rsid w:val="5E7500DB"/>
    <w:rsid w:val="5E98A61E"/>
    <w:rsid w:val="5EC537F2"/>
    <w:rsid w:val="5ED0FE01"/>
    <w:rsid w:val="5ED9F390"/>
    <w:rsid w:val="5EDCFA8A"/>
    <w:rsid w:val="5EFE990A"/>
    <w:rsid w:val="5F1C545D"/>
    <w:rsid w:val="5F1DCFAA"/>
    <w:rsid w:val="5F1F4717"/>
    <w:rsid w:val="5F2F2DF4"/>
    <w:rsid w:val="5F630F16"/>
    <w:rsid w:val="5F63E52B"/>
    <w:rsid w:val="5F648795"/>
    <w:rsid w:val="5F65C772"/>
    <w:rsid w:val="5F78C78B"/>
    <w:rsid w:val="5F7E6493"/>
    <w:rsid w:val="5F942005"/>
    <w:rsid w:val="5FDF0170"/>
    <w:rsid w:val="5FF4C475"/>
    <w:rsid w:val="6017B2B6"/>
    <w:rsid w:val="602ABEBC"/>
    <w:rsid w:val="603EB94A"/>
    <w:rsid w:val="60569D22"/>
    <w:rsid w:val="6069E014"/>
    <w:rsid w:val="607ACB60"/>
    <w:rsid w:val="60D0C930"/>
    <w:rsid w:val="60D3CF2F"/>
    <w:rsid w:val="60DF1011"/>
    <w:rsid w:val="60EAC643"/>
    <w:rsid w:val="60ED3CBA"/>
    <w:rsid w:val="614CA1CA"/>
    <w:rsid w:val="6158AF94"/>
    <w:rsid w:val="6164627E"/>
    <w:rsid w:val="616865B8"/>
    <w:rsid w:val="6178BAA9"/>
    <w:rsid w:val="61B66F10"/>
    <w:rsid w:val="61D16CE7"/>
    <w:rsid w:val="61D88A77"/>
    <w:rsid w:val="61EB7CF5"/>
    <w:rsid w:val="621A7731"/>
    <w:rsid w:val="622375B3"/>
    <w:rsid w:val="622619A7"/>
    <w:rsid w:val="622A4279"/>
    <w:rsid w:val="62491DA7"/>
    <w:rsid w:val="627C201D"/>
    <w:rsid w:val="628F0F3F"/>
    <w:rsid w:val="62973180"/>
    <w:rsid w:val="62BB5B74"/>
    <w:rsid w:val="62C941A5"/>
    <w:rsid w:val="62D455A5"/>
    <w:rsid w:val="62EA2E9B"/>
    <w:rsid w:val="6325C05C"/>
    <w:rsid w:val="632E8409"/>
    <w:rsid w:val="633B6978"/>
    <w:rsid w:val="636F330B"/>
    <w:rsid w:val="63811B7C"/>
    <w:rsid w:val="639E4CFF"/>
    <w:rsid w:val="63A61229"/>
    <w:rsid w:val="63BADC07"/>
    <w:rsid w:val="63EDC281"/>
    <w:rsid w:val="64022EDD"/>
    <w:rsid w:val="64165928"/>
    <w:rsid w:val="641F7B0D"/>
    <w:rsid w:val="645D1FAA"/>
    <w:rsid w:val="64703D27"/>
    <w:rsid w:val="6475B6E5"/>
    <w:rsid w:val="64787EFD"/>
    <w:rsid w:val="64B2CB9E"/>
    <w:rsid w:val="64B80B3A"/>
    <w:rsid w:val="64CA3837"/>
    <w:rsid w:val="64CD02E0"/>
    <w:rsid w:val="64D39A73"/>
    <w:rsid w:val="64DEBA59"/>
    <w:rsid w:val="64ED8BFF"/>
    <w:rsid w:val="6531E48F"/>
    <w:rsid w:val="653D4F03"/>
    <w:rsid w:val="653E314A"/>
    <w:rsid w:val="6550D785"/>
    <w:rsid w:val="6564EBDD"/>
    <w:rsid w:val="656945CE"/>
    <w:rsid w:val="65BDB164"/>
    <w:rsid w:val="65CFDA63"/>
    <w:rsid w:val="662CD788"/>
    <w:rsid w:val="664ADD9C"/>
    <w:rsid w:val="665E86F4"/>
    <w:rsid w:val="6690041D"/>
    <w:rsid w:val="6696250E"/>
    <w:rsid w:val="66C65196"/>
    <w:rsid w:val="66E201B1"/>
    <w:rsid w:val="66FA0F29"/>
    <w:rsid w:val="67162096"/>
    <w:rsid w:val="671A85A5"/>
    <w:rsid w:val="672D3BC4"/>
    <w:rsid w:val="674D731B"/>
    <w:rsid w:val="676C2A8A"/>
    <w:rsid w:val="67767AD8"/>
    <w:rsid w:val="6779BDCD"/>
    <w:rsid w:val="67D0EC4E"/>
    <w:rsid w:val="67DBCE35"/>
    <w:rsid w:val="67EDF1A4"/>
    <w:rsid w:val="67F8011A"/>
    <w:rsid w:val="6816B32A"/>
    <w:rsid w:val="681E1BEF"/>
    <w:rsid w:val="68295A94"/>
    <w:rsid w:val="682A0489"/>
    <w:rsid w:val="682C1830"/>
    <w:rsid w:val="6846BFF9"/>
    <w:rsid w:val="6849A276"/>
    <w:rsid w:val="686623AB"/>
    <w:rsid w:val="686FF470"/>
    <w:rsid w:val="687E1112"/>
    <w:rsid w:val="68888316"/>
    <w:rsid w:val="688C019D"/>
    <w:rsid w:val="689F04DF"/>
    <w:rsid w:val="689F32C7"/>
    <w:rsid w:val="68B9E779"/>
    <w:rsid w:val="68BF9EDE"/>
    <w:rsid w:val="68EAC349"/>
    <w:rsid w:val="690AE1E7"/>
    <w:rsid w:val="69198045"/>
    <w:rsid w:val="692A4884"/>
    <w:rsid w:val="69322587"/>
    <w:rsid w:val="693963BB"/>
    <w:rsid w:val="69470975"/>
    <w:rsid w:val="694BEEFC"/>
    <w:rsid w:val="695629E0"/>
    <w:rsid w:val="69567D6F"/>
    <w:rsid w:val="69D51783"/>
    <w:rsid w:val="6A1C7E5B"/>
    <w:rsid w:val="6A2ACD59"/>
    <w:rsid w:val="6A2D2694"/>
    <w:rsid w:val="6A451E4E"/>
    <w:rsid w:val="6A5D87E9"/>
    <w:rsid w:val="6A688AB2"/>
    <w:rsid w:val="6A7EA3B7"/>
    <w:rsid w:val="6A939750"/>
    <w:rsid w:val="6AE71385"/>
    <w:rsid w:val="6AF19DAD"/>
    <w:rsid w:val="6AF2D85F"/>
    <w:rsid w:val="6B283A07"/>
    <w:rsid w:val="6B382293"/>
    <w:rsid w:val="6B3B8D32"/>
    <w:rsid w:val="6B480D85"/>
    <w:rsid w:val="6B55A943"/>
    <w:rsid w:val="6B9DBAE6"/>
    <w:rsid w:val="6BBB2DDF"/>
    <w:rsid w:val="6BC85848"/>
    <w:rsid w:val="6BC98840"/>
    <w:rsid w:val="6C0B8049"/>
    <w:rsid w:val="6C1167A7"/>
    <w:rsid w:val="6C155814"/>
    <w:rsid w:val="6C69D6CC"/>
    <w:rsid w:val="6C6A311E"/>
    <w:rsid w:val="6C8A6C1D"/>
    <w:rsid w:val="6C8D1EC9"/>
    <w:rsid w:val="6C9BDCC9"/>
    <w:rsid w:val="6D14AF1C"/>
    <w:rsid w:val="6D2226BA"/>
    <w:rsid w:val="6D57FD98"/>
    <w:rsid w:val="6D9C428E"/>
    <w:rsid w:val="6DB12A8D"/>
    <w:rsid w:val="6DB14476"/>
    <w:rsid w:val="6DC52ABA"/>
    <w:rsid w:val="6DDDE990"/>
    <w:rsid w:val="6E1C7242"/>
    <w:rsid w:val="6E57724C"/>
    <w:rsid w:val="6E84C01E"/>
    <w:rsid w:val="6E913DE5"/>
    <w:rsid w:val="6EA1114E"/>
    <w:rsid w:val="6ECC5C1D"/>
    <w:rsid w:val="6ED8320C"/>
    <w:rsid w:val="6F3509C4"/>
    <w:rsid w:val="6F4A8BAB"/>
    <w:rsid w:val="6FAF0C48"/>
    <w:rsid w:val="6FBA984B"/>
    <w:rsid w:val="6FC7A941"/>
    <w:rsid w:val="6FE63DF5"/>
    <w:rsid w:val="70019B53"/>
    <w:rsid w:val="7025636C"/>
    <w:rsid w:val="706D4D9E"/>
    <w:rsid w:val="709540FC"/>
    <w:rsid w:val="70A56E11"/>
    <w:rsid w:val="70B03FD8"/>
    <w:rsid w:val="70BDAA00"/>
    <w:rsid w:val="70D09572"/>
    <w:rsid w:val="70F9CD0E"/>
    <w:rsid w:val="70FF5424"/>
    <w:rsid w:val="71038589"/>
    <w:rsid w:val="713F9C74"/>
    <w:rsid w:val="715801F2"/>
    <w:rsid w:val="7178C43C"/>
    <w:rsid w:val="7179D593"/>
    <w:rsid w:val="717BA4A0"/>
    <w:rsid w:val="718A9864"/>
    <w:rsid w:val="718B27CB"/>
    <w:rsid w:val="71AC6291"/>
    <w:rsid w:val="71B1CE74"/>
    <w:rsid w:val="71E3BBC3"/>
    <w:rsid w:val="71E68E22"/>
    <w:rsid w:val="71F8BA4D"/>
    <w:rsid w:val="72084DD1"/>
    <w:rsid w:val="722F7120"/>
    <w:rsid w:val="7235AA30"/>
    <w:rsid w:val="729710C3"/>
    <w:rsid w:val="72B8432F"/>
    <w:rsid w:val="72D5DDCE"/>
    <w:rsid w:val="72F0E567"/>
    <w:rsid w:val="7313F6CA"/>
    <w:rsid w:val="731FE6B5"/>
    <w:rsid w:val="7325E8C8"/>
    <w:rsid w:val="73325457"/>
    <w:rsid w:val="73493D5F"/>
    <w:rsid w:val="735035CF"/>
    <w:rsid w:val="7367FD50"/>
    <w:rsid w:val="7373E4C5"/>
    <w:rsid w:val="73838DE9"/>
    <w:rsid w:val="738A97FD"/>
    <w:rsid w:val="73B20563"/>
    <w:rsid w:val="73D248F5"/>
    <w:rsid w:val="73D4FA9F"/>
    <w:rsid w:val="73EEF948"/>
    <w:rsid w:val="746B4C7E"/>
    <w:rsid w:val="74CBF772"/>
    <w:rsid w:val="74CFBA15"/>
    <w:rsid w:val="74EF2D5E"/>
    <w:rsid w:val="74F14F30"/>
    <w:rsid w:val="750161B3"/>
    <w:rsid w:val="7502E21F"/>
    <w:rsid w:val="7518AB10"/>
    <w:rsid w:val="75592507"/>
    <w:rsid w:val="758AD7D3"/>
    <w:rsid w:val="758CF8CD"/>
    <w:rsid w:val="75990BCC"/>
    <w:rsid w:val="75A19F03"/>
    <w:rsid w:val="75ABBB56"/>
    <w:rsid w:val="75AFA27C"/>
    <w:rsid w:val="75C16808"/>
    <w:rsid w:val="75C2A03A"/>
    <w:rsid w:val="75C72B1E"/>
    <w:rsid w:val="75FE726C"/>
    <w:rsid w:val="76163668"/>
    <w:rsid w:val="7622E7AC"/>
    <w:rsid w:val="762934FD"/>
    <w:rsid w:val="7639D30E"/>
    <w:rsid w:val="7659401C"/>
    <w:rsid w:val="76607826"/>
    <w:rsid w:val="766456F7"/>
    <w:rsid w:val="76782BB9"/>
    <w:rsid w:val="768F807B"/>
    <w:rsid w:val="76B337AB"/>
    <w:rsid w:val="76E5F189"/>
    <w:rsid w:val="770E93E2"/>
    <w:rsid w:val="77260309"/>
    <w:rsid w:val="77379EB4"/>
    <w:rsid w:val="773AF8B3"/>
    <w:rsid w:val="774779BB"/>
    <w:rsid w:val="7754C459"/>
    <w:rsid w:val="778BB452"/>
    <w:rsid w:val="7790F464"/>
    <w:rsid w:val="77B98AD2"/>
    <w:rsid w:val="77C692AC"/>
    <w:rsid w:val="77DAB188"/>
    <w:rsid w:val="78147CE7"/>
    <w:rsid w:val="781AA2B0"/>
    <w:rsid w:val="7843B65C"/>
    <w:rsid w:val="786C671F"/>
    <w:rsid w:val="788796A1"/>
    <w:rsid w:val="789EF7FE"/>
    <w:rsid w:val="78A5EFEF"/>
    <w:rsid w:val="78A783DD"/>
    <w:rsid w:val="78ADA525"/>
    <w:rsid w:val="78F175D7"/>
    <w:rsid w:val="78F80EC6"/>
    <w:rsid w:val="79068487"/>
    <w:rsid w:val="793EB42F"/>
    <w:rsid w:val="79493829"/>
    <w:rsid w:val="79788BF3"/>
    <w:rsid w:val="7983B80A"/>
    <w:rsid w:val="79CCD67E"/>
    <w:rsid w:val="7A2ADFFF"/>
    <w:rsid w:val="7A6D51B3"/>
    <w:rsid w:val="7A7FEED9"/>
    <w:rsid w:val="7A8E8DFC"/>
    <w:rsid w:val="7A9812FC"/>
    <w:rsid w:val="7AA2D4DC"/>
    <w:rsid w:val="7AB8F758"/>
    <w:rsid w:val="7AD41D53"/>
    <w:rsid w:val="7AF0994D"/>
    <w:rsid w:val="7AFB1D0C"/>
    <w:rsid w:val="7B01F386"/>
    <w:rsid w:val="7B16DDA5"/>
    <w:rsid w:val="7B29EB85"/>
    <w:rsid w:val="7B56DDA2"/>
    <w:rsid w:val="7B58DF96"/>
    <w:rsid w:val="7B961A06"/>
    <w:rsid w:val="7B9E3666"/>
    <w:rsid w:val="7BA328BE"/>
    <w:rsid w:val="7BC9B815"/>
    <w:rsid w:val="7BCA3139"/>
    <w:rsid w:val="7C0F0D1F"/>
    <w:rsid w:val="7C0F273E"/>
    <w:rsid w:val="7C7722D1"/>
    <w:rsid w:val="7C9DB31F"/>
    <w:rsid w:val="7CA77A5C"/>
    <w:rsid w:val="7CB2B994"/>
    <w:rsid w:val="7CBC9D58"/>
    <w:rsid w:val="7CD2F60E"/>
    <w:rsid w:val="7CEB0199"/>
    <w:rsid w:val="7CEE75FF"/>
    <w:rsid w:val="7CF2B7D6"/>
    <w:rsid w:val="7CFF9E4C"/>
    <w:rsid w:val="7D16A0D7"/>
    <w:rsid w:val="7D202611"/>
    <w:rsid w:val="7D3CF6E9"/>
    <w:rsid w:val="7D3D285B"/>
    <w:rsid w:val="7D484E86"/>
    <w:rsid w:val="7D4B41F0"/>
    <w:rsid w:val="7D94D7D6"/>
    <w:rsid w:val="7DC65A24"/>
    <w:rsid w:val="7DD7CB11"/>
    <w:rsid w:val="7DE3507D"/>
    <w:rsid w:val="7DFA0C67"/>
    <w:rsid w:val="7E0AAD38"/>
    <w:rsid w:val="7E214E14"/>
    <w:rsid w:val="7E4F7B33"/>
    <w:rsid w:val="7E6954B3"/>
    <w:rsid w:val="7E87714F"/>
    <w:rsid w:val="7EAE9AA7"/>
    <w:rsid w:val="7EB5CB05"/>
    <w:rsid w:val="7EFCCA07"/>
    <w:rsid w:val="7F080A42"/>
    <w:rsid w:val="7F577B53"/>
    <w:rsid w:val="7F5AA69B"/>
    <w:rsid w:val="7FA88F41"/>
    <w:rsid w:val="7FDE8F42"/>
    <w:rsid w:val="7FEAB048"/>
    <w:rsid w:val="7FEFE906"/>
    <w:rsid w:val="7FF58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13018C7"/>
  <w15:chartTrackingRefBased/>
  <w15:docId w15:val="{462ABB48-5920-49A5-AA5D-08D22B74C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C4379"/>
    <w:pPr>
      <w:widowControl w:val="0"/>
      <w:autoSpaceDE w:val="0"/>
      <w:autoSpaceDN w:val="0"/>
      <w:spacing w:before="80" w:after="0" w:line="240" w:lineRule="auto"/>
      <w:ind w:left="140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C4379"/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TOC1">
    <w:name w:val="toc 1"/>
    <w:basedOn w:val="Normal"/>
    <w:uiPriority w:val="1"/>
    <w:qFormat/>
    <w:rsid w:val="004C4379"/>
    <w:pPr>
      <w:widowControl w:val="0"/>
      <w:autoSpaceDE w:val="0"/>
      <w:autoSpaceDN w:val="0"/>
      <w:spacing w:before="238" w:after="0" w:line="240" w:lineRule="auto"/>
      <w:ind w:left="401" w:hanging="373"/>
    </w:pPr>
    <w:rPr>
      <w:rFonts w:ascii="Times New Roman" w:eastAsia="Times New Roman" w:hAnsi="Times New Roman" w:cs="Times New Roman"/>
      <w:sz w:val="24"/>
      <w:szCs w:val="24"/>
    </w:rPr>
  </w:style>
  <w:style w:type="paragraph" w:styleId="TOC2">
    <w:name w:val="toc 2"/>
    <w:basedOn w:val="Normal"/>
    <w:uiPriority w:val="1"/>
    <w:qFormat/>
    <w:rsid w:val="004C4379"/>
    <w:pPr>
      <w:widowControl w:val="0"/>
      <w:autoSpaceDE w:val="0"/>
      <w:autoSpaceDN w:val="0"/>
      <w:spacing w:before="607" w:after="0" w:line="240" w:lineRule="auto"/>
      <w:ind w:left="140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uiPriority w:val="1"/>
    <w:qFormat/>
    <w:rsid w:val="004C4379"/>
    <w:pPr>
      <w:widowControl w:val="0"/>
      <w:autoSpaceDE w:val="0"/>
      <w:autoSpaceDN w:val="0"/>
      <w:spacing w:before="240" w:after="0" w:line="240" w:lineRule="auto"/>
      <w:ind w:left="706" w:hanging="347"/>
    </w:pPr>
    <w:rPr>
      <w:rFonts w:ascii="Times New Roman" w:eastAsia="Times New Roman" w:hAnsi="Times New Roman" w:cs="Times New Roman"/>
      <w:sz w:val="24"/>
      <w:szCs w:val="24"/>
    </w:rPr>
  </w:style>
  <w:style w:type="paragraph" w:styleId="TOC4">
    <w:name w:val="toc 4"/>
    <w:basedOn w:val="Normal"/>
    <w:uiPriority w:val="1"/>
    <w:qFormat/>
    <w:rsid w:val="004C4379"/>
    <w:pPr>
      <w:widowControl w:val="0"/>
      <w:autoSpaceDE w:val="0"/>
      <w:autoSpaceDN w:val="0"/>
      <w:spacing w:before="238" w:after="0" w:line="240" w:lineRule="auto"/>
      <w:ind w:left="987" w:hanging="406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4C437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C4379"/>
    <w:rPr>
      <w:rFonts w:ascii="Times New Roman" w:eastAsia="Times New Roman" w:hAnsi="Times New Roman" w:cs="Times New Roman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861C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861C3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9861C3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78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78E0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C813B0"/>
    <w:pPr>
      <w:spacing w:after="0" w:line="240" w:lineRule="auto"/>
    </w:pPr>
  </w:style>
  <w:style w:type="table" w:styleId="ListTable3">
    <w:name w:val="List Table 3"/>
    <w:basedOn w:val="TableNormal"/>
    <w:uiPriority w:val="48"/>
    <w:rsid w:val="00EC3DB7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customStyle="1" w:styleId="TableParagraph">
    <w:name w:val="Table Paragraph"/>
    <w:basedOn w:val="Normal"/>
    <w:uiPriority w:val="1"/>
    <w:qFormat/>
    <w:rsid w:val="00337D47"/>
    <w:pPr>
      <w:widowControl w:val="0"/>
      <w:autoSpaceDE w:val="0"/>
      <w:autoSpaceDN w:val="0"/>
      <w:spacing w:after="0" w:line="240" w:lineRule="auto"/>
      <w:ind w:left="105"/>
    </w:pPr>
    <w:rPr>
      <w:rFonts w:ascii="Times New Roman" w:eastAsia="Times New Roman" w:hAnsi="Times New Roman" w:cs="Times New Roman"/>
    </w:rPr>
  </w:style>
  <w:style w:type="table" w:styleId="ListTable6Colorful-Accent6">
    <w:name w:val="List Table 6 Colorful Accent 6"/>
    <w:basedOn w:val="TableNormal"/>
    <w:uiPriority w:val="51"/>
    <w:rsid w:val="0079556D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79556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4D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4DC8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34B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34B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4B2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34B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4.jpe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3.jpe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youtu.be/97qAMecTb4k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file/d/1oWqhB-W-xSoHcEtwequ-F27Kc_mkqlty/view?usp=sharing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hyperlink" Target="https://drive.google.com/file/d/1qLlOyLTtWiKg1sR_Sd0tGObaeYPgziih/view?usp=sharing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jpeg"/><Relationship Id="rId48" Type="http://schemas.microsoft.com/office/2011/relationships/people" Target="peop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6AB6E7-2531-44FF-94B9-574D2BF94D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1832</Words>
  <Characters>10448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12256</CharactersWithSpaces>
  <SharedDoc>false</SharedDoc>
  <HLinks>
    <vt:vector size="144" baseType="variant">
      <vt:variant>
        <vt:i4>7667797</vt:i4>
      </vt:variant>
      <vt:variant>
        <vt:i4>69</vt:i4>
      </vt:variant>
      <vt:variant>
        <vt:i4>0</vt:i4>
      </vt:variant>
      <vt:variant>
        <vt:i4>5</vt:i4>
      </vt:variant>
      <vt:variant>
        <vt:lpwstr>https://drive.google.com/file/d/1qLlOyLTtWiKg1sR_Sd0tGObaeYPgziih/view?usp=sharing</vt:lpwstr>
      </vt:variant>
      <vt:variant>
        <vt:lpwstr/>
      </vt:variant>
      <vt:variant>
        <vt:i4>3866719</vt:i4>
      </vt:variant>
      <vt:variant>
        <vt:i4>66</vt:i4>
      </vt:variant>
      <vt:variant>
        <vt:i4>0</vt:i4>
      </vt:variant>
      <vt:variant>
        <vt:i4>5</vt:i4>
      </vt:variant>
      <vt:variant>
        <vt:lpwstr>https://drive.google.com/file/d/1oWqhB-W-xSoHcEtwequ-F27Kc_mkqlty/view?usp=sharing</vt:lpwstr>
      </vt:variant>
      <vt:variant>
        <vt:lpwstr/>
      </vt:variant>
      <vt:variant>
        <vt:i4>2097233</vt:i4>
      </vt:variant>
      <vt:variant>
        <vt:i4>63</vt:i4>
      </vt:variant>
      <vt:variant>
        <vt:i4>0</vt:i4>
      </vt:variant>
      <vt:variant>
        <vt:i4>5</vt:i4>
      </vt:variant>
      <vt:variant>
        <vt:lpwstr/>
      </vt:variant>
      <vt:variant>
        <vt:lpwstr>_bookmark21</vt:lpwstr>
      </vt:variant>
      <vt:variant>
        <vt:i4>2097233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_bookmark20</vt:lpwstr>
      </vt:variant>
      <vt:variant>
        <vt:i4>2293841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_bookmark19</vt:lpwstr>
      </vt:variant>
      <vt:variant>
        <vt:i4>2293841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_bookmark18</vt:lpwstr>
      </vt:variant>
      <vt:variant>
        <vt:i4>2293841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_bookmark17</vt:lpwstr>
      </vt:variant>
      <vt:variant>
        <vt:i4>2293841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_bookmark16</vt:lpwstr>
      </vt:variant>
      <vt:variant>
        <vt:i4>2293841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_bookmark15</vt:lpwstr>
      </vt:variant>
      <vt:variant>
        <vt:i4>2293841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_bookmark14</vt:lpwstr>
      </vt:variant>
      <vt:variant>
        <vt:i4>2293841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_bookmark13</vt:lpwstr>
      </vt:variant>
      <vt:variant>
        <vt:i4>2293841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_bookmark12</vt:lpwstr>
      </vt:variant>
      <vt:variant>
        <vt:i4>2293841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_bookmark11</vt:lpwstr>
      </vt:variant>
      <vt:variant>
        <vt:i4>2293841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_bookmark10</vt:lpwstr>
      </vt:variant>
      <vt:variant>
        <vt:i4>2818129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_bookmark9</vt:lpwstr>
      </vt:variant>
      <vt:variant>
        <vt:i4>2752593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_bookmark8</vt:lpwstr>
      </vt:variant>
      <vt:variant>
        <vt:i4>2424913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_bookmark7</vt:lpwstr>
      </vt:variant>
      <vt:variant>
        <vt:i4>2359377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_bookmark6</vt:lpwstr>
      </vt:variant>
      <vt:variant>
        <vt:i4>2555985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_bookmark5</vt:lpwstr>
      </vt:variant>
      <vt:variant>
        <vt:i4>2490449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_bookmark4</vt:lpwstr>
      </vt:variant>
      <vt:variant>
        <vt:i4>2162769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_bookmark3</vt:lpwstr>
      </vt:variant>
      <vt:variant>
        <vt:i4>2097233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_bookmark2</vt:lpwstr>
      </vt:variant>
      <vt:variant>
        <vt:i4>2293841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_bookmark1</vt:lpwstr>
      </vt:variant>
      <vt:variant>
        <vt:i4>2228305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_bookmark0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#SURAWAR SANATH SACHIN#</dc:creator>
  <cp:keywords/>
  <dc:description/>
  <cp:lastModifiedBy>Agnesh Ramesh</cp:lastModifiedBy>
  <cp:revision>3</cp:revision>
  <dcterms:created xsi:type="dcterms:W3CDTF">2020-11-25T15:43:00Z</dcterms:created>
  <dcterms:modified xsi:type="dcterms:W3CDTF">2020-11-25T15:51:00Z</dcterms:modified>
</cp:coreProperties>
</file>